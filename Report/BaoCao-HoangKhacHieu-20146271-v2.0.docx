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271317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04D2C51F" w:rsidR="0056786B" w:rsidRPr="00230F73" w:rsidRDefault="0056786B" w:rsidP="0056786B">
      <w:pPr>
        <w:spacing w:line="240" w:lineRule="auto"/>
        <w:rPr>
          <w:lang w:val="fr-FR"/>
        </w:rPr>
      </w:pPr>
      <w:r w:rsidRPr="00230F73">
        <w:rPr>
          <w:lang w:val="fr-FR"/>
        </w:rPr>
        <w:t xml:space="preserve">Họ và tên sinh viên: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F579E4"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2713171"/>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2713172"/>
      <w:r w:rsidRPr="00230F73">
        <w:rPr>
          <w:lang w:val="fr-FR"/>
        </w:rPr>
        <w:lastRenderedPageBreak/>
        <w:t>Tóm tắt</w:t>
      </w:r>
      <w:bookmarkEnd w:id="12"/>
      <w:bookmarkEnd w:id="13"/>
    </w:p>
    <w:p w14:paraId="53D00F6B" w14:textId="77777777"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40E174E1" w14:textId="77777777" w:rsidR="007B77B5" w:rsidRPr="00230F73" w:rsidRDefault="007B77B5" w:rsidP="00AF72F6">
      <w:pPr>
        <w:pStyle w:val="u1"/>
        <w:framePr w:wrap="notBeside"/>
        <w:numPr>
          <w:ilvl w:val="0"/>
          <w:numId w:val="0"/>
        </w:numPr>
        <w:rPr>
          <w:lang w:val="vi-VN"/>
        </w:rPr>
      </w:pPr>
      <w:bookmarkStart w:id="14" w:name="_Toc510882184"/>
      <w:bookmarkStart w:id="15" w:name="_Toc51271317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541FC9">
        <w:rPr>
          <w:lang w:val="vi-VN"/>
        </w:rPr>
        <w:t xml:space="preserve">các </w:t>
      </w:r>
      <w:r w:rsidR="00AB2043" w:rsidRPr="00541FC9">
        <w:rPr>
          <w:lang w:val="vi-VN"/>
        </w:rPr>
        <w:t xml:space="preserve">nội dung </w:t>
      </w:r>
      <w:r w:rsidR="002E7C54" w:rsidRPr="00A2369E">
        <w:rPr>
          <w:lang w:val="vi-VN"/>
        </w:rPr>
        <w:t xml:space="preserve">như trong </w:t>
      </w:r>
      <w:r w:rsidR="000870C4" w:rsidRPr="00541FC9">
        <w:rPr>
          <w:lang w:val="vi-VN"/>
        </w:rPr>
        <w:t>phần</w:t>
      </w:r>
      <w:r w:rsidR="002E7C54" w:rsidRPr="00A2369E">
        <w:rPr>
          <w:lang w:val="vi-VN"/>
        </w:rPr>
        <w:t xml:space="preserve"> tóm tắt </w:t>
      </w:r>
      <w:r w:rsidR="00837A7D" w:rsidRPr="00541FC9">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u1"/>
        <w:framePr w:wrap="notBeside"/>
        <w:numPr>
          <w:ilvl w:val="0"/>
          <w:numId w:val="0"/>
        </w:numPr>
      </w:pPr>
      <w:bookmarkStart w:id="16" w:name="_Toc510882185"/>
      <w:bookmarkStart w:id="17" w:name="_Toc512713174"/>
      <w:r>
        <w:lastRenderedPageBreak/>
        <w:t>Mục lục</w:t>
      </w:r>
      <w:bookmarkEnd w:id="16"/>
      <w:bookmarkEnd w:id="17"/>
    </w:p>
    <w:p w14:paraId="484EC522" w14:textId="149D88B0" w:rsidR="00F0352F" w:rsidRDefault="00A028C4">
      <w:pPr>
        <w:pStyle w:val="Mucluc1"/>
        <w:rPr>
          <w:rFonts w:asciiTheme="minorHAnsi" w:eastAsiaTheme="minorEastAsia" w:hAnsiTheme="minorHAnsi" w:cstheme="minorBidi"/>
          <w:b w:val="0"/>
          <w:noProof/>
          <w:sz w:val="24"/>
        </w:rPr>
      </w:pPr>
      <w:r>
        <w:rPr>
          <w:b w:val="0"/>
        </w:rPr>
        <w:fldChar w:fldCharType="begin"/>
      </w:r>
      <w:r>
        <w:rPr>
          <w:b w:val="0"/>
        </w:rPr>
        <w:instrText xml:space="preserve"> TOC \o "1-3" \h \z \u \t "Heading 7,2,Heading 8,3" </w:instrText>
      </w:r>
      <w:r>
        <w:rPr>
          <w:b w:val="0"/>
        </w:rPr>
        <w:fldChar w:fldCharType="separate"/>
      </w:r>
      <w:hyperlink w:anchor="_Toc512713170" w:history="1">
        <w:r w:rsidR="00F0352F" w:rsidRPr="00DB7B45">
          <w:rPr>
            <w:rStyle w:val="Siuktni"/>
            <w:noProof/>
            <w:lang w:val="fr-FR"/>
          </w:rPr>
          <w:t xml:space="preserve">Lời </w:t>
        </w:r>
        <w:r w:rsidR="00F0352F" w:rsidRPr="00DB7B45">
          <w:rPr>
            <w:rStyle w:val="Siuktni"/>
            <w:noProof/>
          </w:rPr>
          <w:t>cam</w:t>
        </w:r>
        <w:r w:rsidR="00F0352F" w:rsidRPr="00DB7B45">
          <w:rPr>
            <w:rStyle w:val="Siuktni"/>
            <w:noProof/>
            <w:lang w:val="fr-FR"/>
          </w:rPr>
          <w:t xml:space="preserve"> kết</w:t>
        </w:r>
        <w:r w:rsidR="00F0352F">
          <w:rPr>
            <w:noProof/>
            <w:webHidden/>
          </w:rPr>
          <w:tab/>
        </w:r>
        <w:r w:rsidR="00F0352F">
          <w:rPr>
            <w:noProof/>
            <w:webHidden/>
          </w:rPr>
          <w:fldChar w:fldCharType="begin"/>
        </w:r>
        <w:r w:rsidR="00F0352F">
          <w:rPr>
            <w:noProof/>
            <w:webHidden/>
          </w:rPr>
          <w:instrText xml:space="preserve"> PAGEREF _Toc512713170 \h </w:instrText>
        </w:r>
        <w:r w:rsidR="00F0352F">
          <w:rPr>
            <w:noProof/>
            <w:webHidden/>
          </w:rPr>
        </w:r>
        <w:r w:rsidR="00F0352F">
          <w:rPr>
            <w:noProof/>
            <w:webHidden/>
          </w:rPr>
          <w:fldChar w:fldCharType="separate"/>
        </w:r>
        <w:r w:rsidR="00F0352F">
          <w:rPr>
            <w:noProof/>
            <w:webHidden/>
          </w:rPr>
          <w:t>iii</w:t>
        </w:r>
        <w:r w:rsidR="00F0352F">
          <w:rPr>
            <w:noProof/>
            <w:webHidden/>
          </w:rPr>
          <w:fldChar w:fldCharType="end"/>
        </w:r>
      </w:hyperlink>
    </w:p>
    <w:p w14:paraId="10ED8F7B" w14:textId="7F82249B" w:rsidR="00F0352F" w:rsidRDefault="004E2218">
      <w:pPr>
        <w:pStyle w:val="Mucluc1"/>
        <w:rPr>
          <w:rFonts w:asciiTheme="minorHAnsi" w:eastAsiaTheme="minorEastAsia" w:hAnsiTheme="minorHAnsi" w:cstheme="minorBidi"/>
          <w:b w:val="0"/>
          <w:noProof/>
          <w:sz w:val="24"/>
        </w:rPr>
      </w:pPr>
      <w:hyperlink w:anchor="_Toc512713171" w:history="1">
        <w:r w:rsidR="00F0352F" w:rsidRPr="00DB7B45">
          <w:rPr>
            <w:rStyle w:val="Siuktni"/>
            <w:noProof/>
            <w:lang w:val="fr-FR"/>
          </w:rPr>
          <w:t>Lời cảm ơn</w:t>
        </w:r>
        <w:r w:rsidR="00F0352F">
          <w:rPr>
            <w:noProof/>
            <w:webHidden/>
          </w:rPr>
          <w:tab/>
        </w:r>
        <w:r w:rsidR="00F0352F">
          <w:rPr>
            <w:noProof/>
            <w:webHidden/>
          </w:rPr>
          <w:fldChar w:fldCharType="begin"/>
        </w:r>
        <w:r w:rsidR="00F0352F">
          <w:rPr>
            <w:noProof/>
            <w:webHidden/>
          </w:rPr>
          <w:instrText xml:space="preserve"> PAGEREF _Toc512713171 \h </w:instrText>
        </w:r>
        <w:r w:rsidR="00F0352F">
          <w:rPr>
            <w:noProof/>
            <w:webHidden/>
          </w:rPr>
        </w:r>
        <w:r w:rsidR="00F0352F">
          <w:rPr>
            <w:noProof/>
            <w:webHidden/>
          </w:rPr>
          <w:fldChar w:fldCharType="separate"/>
        </w:r>
        <w:r w:rsidR="00F0352F">
          <w:rPr>
            <w:noProof/>
            <w:webHidden/>
          </w:rPr>
          <w:t>iv</w:t>
        </w:r>
        <w:r w:rsidR="00F0352F">
          <w:rPr>
            <w:noProof/>
            <w:webHidden/>
          </w:rPr>
          <w:fldChar w:fldCharType="end"/>
        </w:r>
      </w:hyperlink>
    </w:p>
    <w:p w14:paraId="04A62B44" w14:textId="3157D2CC" w:rsidR="00F0352F" w:rsidRDefault="004E2218">
      <w:pPr>
        <w:pStyle w:val="Mucluc1"/>
        <w:rPr>
          <w:rFonts w:asciiTheme="minorHAnsi" w:eastAsiaTheme="minorEastAsia" w:hAnsiTheme="minorHAnsi" w:cstheme="minorBidi"/>
          <w:b w:val="0"/>
          <w:noProof/>
          <w:sz w:val="24"/>
        </w:rPr>
      </w:pPr>
      <w:hyperlink w:anchor="_Toc512713172" w:history="1">
        <w:r w:rsidR="00F0352F" w:rsidRPr="00DB7B45">
          <w:rPr>
            <w:rStyle w:val="Siuktni"/>
            <w:noProof/>
            <w:lang w:val="fr-FR"/>
          </w:rPr>
          <w:t>Tóm tắt</w:t>
        </w:r>
        <w:r w:rsidR="00F0352F">
          <w:rPr>
            <w:noProof/>
            <w:webHidden/>
          </w:rPr>
          <w:tab/>
        </w:r>
        <w:r w:rsidR="00F0352F">
          <w:rPr>
            <w:noProof/>
            <w:webHidden/>
          </w:rPr>
          <w:fldChar w:fldCharType="begin"/>
        </w:r>
        <w:r w:rsidR="00F0352F">
          <w:rPr>
            <w:noProof/>
            <w:webHidden/>
          </w:rPr>
          <w:instrText xml:space="preserve"> PAGEREF _Toc512713172 \h </w:instrText>
        </w:r>
        <w:r w:rsidR="00F0352F">
          <w:rPr>
            <w:noProof/>
            <w:webHidden/>
          </w:rPr>
        </w:r>
        <w:r w:rsidR="00F0352F">
          <w:rPr>
            <w:noProof/>
            <w:webHidden/>
          </w:rPr>
          <w:fldChar w:fldCharType="separate"/>
        </w:r>
        <w:r w:rsidR="00F0352F">
          <w:rPr>
            <w:noProof/>
            <w:webHidden/>
          </w:rPr>
          <w:t>v</w:t>
        </w:r>
        <w:r w:rsidR="00F0352F">
          <w:rPr>
            <w:noProof/>
            <w:webHidden/>
          </w:rPr>
          <w:fldChar w:fldCharType="end"/>
        </w:r>
      </w:hyperlink>
    </w:p>
    <w:p w14:paraId="75D6916A" w14:textId="3254D42D" w:rsidR="00F0352F" w:rsidRDefault="004E2218">
      <w:pPr>
        <w:pStyle w:val="Mucluc1"/>
        <w:rPr>
          <w:rFonts w:asciiTheme="minorHAnsi" w:eastAsiaTheme="minorEastAsia" w:hAnsiTheme="minorHAnsi" w:cstheme="minorBidi"/>
          <w:b w:val="0"/>
          <w:noProof/>
          <w:sz w:val="24"/>
        </w:rPr>
      </w:pPr>
      <w:hyperlink w:anchor="_Toc512713173" w:history="1">
        <w:r w:rsidR="00F0352F" w:rsidRPr="00DB7B45">
          <w:rPr>
            <w:rStyle w:val="Siuktni"/>
            <w:noProof/>
            <w:lang w:val="vi-VN"/>
          </w:rPr>
          <w:t>Abstract</w:t>
        </w:r>
        <w:r w:rsidR="00F0352F">
          <w:rPr>
            <w:noProof/>
            <w:webHidden/>
          </w:rPr>
          <w:tab/>
        </w:r>
        <w:r w:rsidR="00F0352F">
          <w:rPr>
            <w:noProof/>
            <w:webHidden/>
          </w:rPr>
          <w:fldChar w:fldCharType="begin"/>
        </w:r>
        <w:r w:rsidR="00F0352F">
          <w:rPr>
            <w:noProof/>
            <w:webHidden/>
          </w:rPr>
          <w:instrText xml:space="preserve"> PAGEREF _Toc512713173 \h </w:instrText>
        </w:r>
        <w:r w:rsidR="00F0352F">
          <w:rPr>
            <w:noProof/>
            <w:webHidden/>
          </w:rPr>
        </w:r>
        <w:r w:rsidR="00F0352F">
          <w:rPr>
            <w:noProof/>
            <w:webHidden/>
          </w:rPr>
          <w:fldChar w:fldCharType="separate"/>
        </w:r>
        <w:r w:rsidR="00F0352F">
          <w:rPr>
            <w:noProof/>
            <w:webHidden/>
          </w:rPr>
          <w:t>vi</w:t>
        </w:r>
        <w:r w:rsidR="00F0352F">
          <w:rPr>
            <w:noProof/>
            <w:webHidden/>
          </w:rPr>
          <w:fldChar w:fldCharType="end"/>
        </w:r>
      </w:hyperlink>
    </w:p>
    <w:p w14:paraId="439574D0" w14:textId="2D1F2E8C" w:rsidR="00F0352F" w:rsidRDefault="004E2218">
      <w:pPr>
        <w:pStyle w:val="Mucluc1"/>
        <w:rPr>
          <w:rFonts w:asciiTheme="minorHAnsi" w:eastAsiaTheme="minorEastAsia" w:hAnsiTheme="minorHAnsi" w:cstheme="minorBidi"/>
          <w:b w:val="0"/>
          <w:noProof/>
          <w:sz w:val="24"/>
        </w:rPr>
      </w:pPr>
      <w:hyperlink w:anchor="_Toc512713174" w:history="1">
        <w:r w:rsidR="00F0352F" w:rsidRPr="00DB7B45">
          <w:rPr>
            <w:rStyle w:val="Siuktni"/>
            <w:noProof/>
          </w:rPr>
          <w:t>Mục lục</w:t>
        </w:r>
        <w:r w:rsidR="00F0352F">
          <w:rPr>
            <w:noProof/>
            <w:webHidden/>
          </w:rPr>
          <w:tab/>
        </w:r>
        <w:r w:rsidR="00F0352F">
          <w:rPr>
            <w:noProof/>
            <w:webHidden/>
          </w:rPr>
          <w:fldChar w:fldCharType="begin"/>
        </w:r>
        <w:r w:rsidR="00F0352F">
          <w:rPr>
            <w:noProof/>
            <w:webHidden/>
          </w:rPr>
          <w:instrText xml:space="preserve"> PAGEREF _Toc512713174 \h </w:instrText>
        </w:r>
        <w:r w:rsidR="00F0352F">
          <w:rPr>
            <w:noProof/>
            <w:webHidden/>
          </w:rPr>
        </w:r>
        <w:r w:rsidR="00F0352F">
          <w:rPr>
            <w:noProof/>
            <w:webHidden/>
          </w:rPr>
          <w:fldChar w:fldCharType="separate"/>
        </w:r>
        <w:r w:rsidR="00F0352F">
          <w:rPr>
            <w:noProof/>
            <w:webHidden/>
          </w:rPr>
          <w:t>vii</w:t>
        </w:r>
        <w:r w:rsidR="00F0352F">
          <w:rPr>
            <w:noProof/>
            <w:webHidden/>
          </w:rPr>
          <w:fldChar w:fldCharType="end"/>
        </w:r>
      </w:hyperlink>
    </w:p>
    <w:p w14:paraId="57AF1937" w14:textId="7FDAE515" w:rsidR="00F0352F" w:rsidRDefault="004E2218">
      <w:pPr>
        <w:pStyle w:val="Mucluc1"/>
        <w:rPr>
          <w:rFonts w:asciiTheme="minorHAnsi" w:eastAsiaTheme="minorEastAsia" w:hAnsiTheme="minorHAnsi" w:cstheme="minorBidi"/>
          <w:b w:val="0"/>
          <w:noProof/>
          <w:sz w:val="24"/>
        </w:rPr>
      </w:pPr>
      <w:hyperlink w:anchor="_Toc512713175" w:history="1">
        <w:r w:rsidR="00F0352F" w:rsidRPr="00DB7B45">
          <w:rPr>
            <w:rStyle w:val="Siuktni"/>
            <w:noProof/>
          </w:rPr>
          <w:t xml:space="preserve">Danh mục hình </w:t>
        </w:r>
        <w:r w:rsidR="00F0352F" w:rsidRPr="00DB7B45">
          <w:rPr>
            <w:rStyle w:val="Siuktni"/>
            <w:noProof/>
            <w:lang w:val="vi-VN"/>
          </w:rPr>
          <w:t>vẽ</w:t>
        </w:r>
        <w:r w:rsidR="00F0352F">
          <w:rPr>
            <w:noProof/>
            <w:webHidden/>
          </w:rPr>
          <w:tab/>
        </w:r>
        <w:r w:rsidR="00F0352F">
          <w:rPr>
            <w:noProof/>
            <w:webHidden/>
          </w:rPr>
          <w:fldChar w:fldCharType="begin"/>
        </w:r>
        <w:r w:rsidR="00F0352F">
          <w:rPr>
            <w:noProof/>
            <w:webHidden/>
          </w:rPr>
          <w:instrText xml:space="preserve"> PAGEREF _Toc512713175 \h </w:instrText>
        </w:r>
        <w:r w:rsidR="00F0352F">
          <w:rPr>
            <w:noProof/>
            <w:webHidden/>
          </w:rPr>
        </w:r>
        <w:r w:rsidR="00F0352F">
          <w:rPr>
            <w:noProof/>
            <w:webHidden/>
          </w:rPr>
          <w:fldChar w:fldCharType="separate"/>
        </w:r>
        <w:r w:rsidR="00F0352F">
          <w:rPr>
            <w:noProof/>
            <w:webHidden/>
          </w:rPr>
          <w:t>xii</w:t>
        </w:r>
        <w:r w:rsidR="00F0352F">
          <w:rPr>
            <w:noProof/>
            <w:webHidden/>
          </w:rPr>
          <w:fldChar w:fldCharType="end"/>
        </w:r>
      </w:hyperlink>
    </w:p>
    <w:p w14:paraId="73674205" w14:textId="0596E04D" w:rsidR="00F0352F" w:rsidRDefault="004E2218">
      <w:pPr>
        <w:pStyle w:val="Mucluc1"/>
        <w:rPr>
          <w:rFonts w:asciiTheme="minorHAnsi" w:eastAsiaTheme="minorEastAsia" w:hAnsiTheme="minorHAnsi" w:cstheme="minorBidi"/>
          <w:b w:val="0"/>
          <w:noProof/>
          <w:sz w:val="24"/>
        </w:rPr>
      </w:pPr>
      <w:hyperlink w:anchor="_Toc512713176" w:history="1">
        <w:r w:rsidR="00F0352F" w:rsidRPr="00DB7B45">
          <w:rPr>
            <w:rStyle w:val="Siuktni"/>
            <w:noProof/>
          </w:rPr>
          <w:t>Danh mục bảng</w:t>
        </w:r>
        <w:r w:rsidR="00F0352F">
          <w:rPr>
            <w:noProof/>
            <w:webHidden/>
          </w:rPr>
          <w:tab/>
        </w:r>
        <w:r w:rsidR="00F0352F">
          <w:rPr>
            <w:noProof/>
            <w:webHidden/>
          </w:rPr>
          <w:fldChar w:fldCharType="begin"/>
        </w:r>
        <w:r w:rsidR="00F0352F">
          <w:rPr>
            <w:noProof/>
            <w:webHidden/>
          </w:rPr>
          <w:instrText xml:space="preserve"> PAGEREF _Toc512713176 \h </w:instrText>
        </w:r>
        <w:r w:rsidR="00F0352F">
          <w:rPr>
            <w:noProof/>
            <w:webHidden/>
          </w:rPr>
        </w:r>
        <w:r w:rsidR="00F0352F">
          <w:rPr>
            <w:noProof/>
            <w:webHidden/>
          </w:rPr>
          <w:fldChar w:fldCharType="separate"/>
        </w:r>
        <w:r w:rsidR="00F0352F">
          <w:rPr>
            <w:noProof/>
            <w:webHidden/>
          </w:rPr>
          <w:t>xiii</w:t>
        </w:r>
        <w:r w:rsidR="00F0352F">
          <w:rPr>
            <w:noProof/>
            <w:webHidden/>
          </w:rPr>
          <w:fldChar w:fldCharType="end"/>
        </w:r>
      </w:hyperlink>
    </w:p>
    <w:p w14:paraId="5B5CC15C" w14:textId="4ED56C75" w:rsidR="00F0352F" w:rsidRDefault="004E2218">
      <w:pPr>
        <w:pStyle w:val="Mucluc1"/>
        <w:rPr>
          <w:rFonts w:asciiTheme="minorHAnsi" w:eastAsiaTheme="minorEastAsia" w:hAnsiTheme="minorHAnsi" w:cstheme="minorBidi"/>
          <w:b w:val="0"/>
          <w:noProof/>
          <w:sz w:val="24"/>
        </w:rPr>
      </w:pPr>
      <w:hyperlink w:anchor="_Toc512713177" w:history="1">
        <w:r w:rsidR="00F0352F" w:rsidRPr="00DB7B45">
          <w:rPr>
            <w:rStyle w:val="Siuktni"/>
            <w:noProof/>
          </w:rPr>
          <w:t>Danh mục công thức</w:t>
        </w:r>
        <w:r w:rsidR="00F0352F">
          <w:rPr>
            <w:noProof/>
            <w:webHidden/>
          </w:rPr>
          <w:tab/>
        </w:r>
        <w:r w:rsidR="00F0352F">
          <w:rPr>
            <w:noProof/>
            <w:webHidden/>
          </w:rPr>
          <w:fldChar w:fldCharType="begin"/>
        </w:r>
        <w:r w:rsidR="00F0352F">
          <w:rPr>
            <w:noProof/>
            <w:webHidden/>
          </w:rPr>
          <w:instrText xml:space="preserve"> PAGEREF _Toc512713177 \h </w:instrText>
        </w:r>
        <w:r w:rsidR="00F0352F">
          <w:rPr>
            <w:noProof/>
            <w:webHidden/>
          </w:rPr>
        </w:r>
        <w:r w:rsidR="00F0352F">
          <w:rPr>
            <w:noProof/>
            <w:webHidden/>
          </w:rPr>
          <w:fldChar w:fldCharType="separate"/>
        </w:r>
        <w:r w:rsidR="00F0352F">
          <w:rPr>
            <w:noProof/>
            <w:webHidden/>
          </w:rPr>
          <w:t>xiv</w:t>
        </w:r>
        <w:r w:rsidR="00F0352F">
          <w:rPr>
            <w:noProof/>
            <w:webHidden/>
          </w:rPr>
          <w:fldChar w:fldCharType="end"/>
        </w:r>
      </w:hyperlink>
    </w:p>
    <w:p w14:paraId="1072D6E4" w14:textId="66421AD6" w:rsidR="00F0352F" w:rsidRDefault="004E2218">
      <w:pPr>
        <w:pStyle w:val="Mucluc1"/>
        <w:rPr>
          <w:rFonts w:asciiTheme="minorHAnsi" w:eastAsiaTheme="minorEastAsia" w:hAnsiTheme="minorHAnsi" w:cstheme="minorBidi"/>
          <w:b w:val="0"/>
          <w:noProof/>
          <w:sz w:val="24"/>
        </w:rPr>
      </w:pPr>
      <w:hyperlink w:anchor="_Toc512713178" w:history="1">
        <w:r w:rsidR="00F0352F" w:rsidRPr="00DB7B45">
          <w:rPr>
            <w:rStyle w:val="Siuktni"/>
            <w:noProof/>
          </w:rPr>
          <w:t>Danh mục các từ viết tắt</w:t>
        </w:r>
        <w:r w:rsidR="00F0352F">
          <w:rPr>
            <w:noProof/>
            <w:webHidden/>
          </w:rPr>
          <w:tab/>
        </w:r>
        <w:r w:rsidR="00F0352F">
          <w:rPr>
            <w:noProof/>
            <w:webHidden/>
          </w:rPr>
          <w:fldChar w:fldCharType="begin"/>
        </w:r>
        <w:r w:rsidR="00F0352F">
          <w:rPr>
            <w:noProof/>
            <w:webHidden/>
          </w:rPr>
          <w:instrText xml:space="preserve"> PAGEREF _Toc512713178 \h </w:instrText>
        </w:r>
        <w:r w:rsidR="00F0352F">
          <w:rPr>
            <w:noProof/>
            <w:webHidden/>
          </w:rPr>
        </w:r>
        <w:r w:rsidR="00F0352F">
          <w:rPr>
            <w:noProof/>
            <w:webHidden/>
          </w:rPr>
          <w:fldChar w:fldCharType="separate"/>
        </w:r>
        <w:r w:rsidR="00F0352F">
          <w:rPr>
            <w:noProof/>
            <w:webHidden/>
          </w:rPr>
          <w:t>xv</w:t>
        </w:r>
        <w:r w:rsidR="00F0352F">
          <w:rPr>
            <w:noProof/>
            <w:webHidden/>
          </w:rPr>
          <w:fldChar w:fldCharType="end"/>
        </w:r>
      </w:hyperlink>
    </w:p>
    <w:p w14:paraId="20AAB4F5" w14:textId="4E01BDD8" w:rsidR="00F0352F" w:rsidRDefault="004E2218">
      <w:pPr>
        <w:pStyle w:val="Mucluc1"/>
        <w:rPr>
          <w:rFonts w:asciiTheme="minorHAnsi" w:eastAsiaTheme="minorEastAsia" w:hAnsiTheme="minorHAnsi" w:cstheme="minorBidi"/>
          <w:b w:val="0"/>
          <w:noProof/>
          <w:sz w:val="24"/>
        </w:rPr>
      </w:pPr>
      <w:hyperlink w:anchor="_Toc512713179" w:history="1">
        <w:r w:rsidR="00F0352F" w:rsidRPr="00DB7B45">
          <w:rPr>
            <w:rStyle w:val="Siuktni"/>
            <w:noProof/>
          </w:rPr>
          <w:t>Danh mục thuật ngữ</w:t>
        </w:r>
        <w:r w:rsidR="00F0352F">
          <w:rPr>
            <w:noProof/>
            <w:webHidden/>
          </w:rPr>
          <w:tab/>
        </w:r>
        <w:r w:rsidR="00F0352F">
          <w:rPr>
            <w:noProof/>
            <w:webHidden/>
          </w:rPr>
          <w:fldChar w:fldCharType="begin"/>
        </w:r>
        <w:r w:rsidR="00F0352F">
          <w:rPr>
            <w:noProof/>
            <w:webHidden/>
          </w:rPr>
          <w:instrText xml:space="preserve"> PAGEREF _Toc512713179 \h </w:instrText>
        </w:r>
        <w:r w:rsidR="00F0352F">
          <w:rPr>
            <w:noProof/>
            <w:webHidden/>
          </w:rPr>
        </w:r>
        <w:r w:rsidR="00F0352F">
          <w:rPr>
            <w:noProof/>
            <w:webHidden/>
          </w:rPr>
          <w:fldChar w:fldCharType="separate"/>
        </w:r>
        <w:r w:rsidR="00F0352F">
          <w:rPr>
            <w:noProof/>
            <w:webHidden/>
          </w:rPr>
          <w:t>xvi</w:t>
        </w:r>
        <w:r w:rsidR="00F0352F">
          <w:rPr>
            <w:noProof/>
            <w:webHidden/>
          </w:rPr>
          <w:fldChar w:fldCharType="end"/>
        </w:r>
      </w:hyperlink>
    </w:p>
    <w:p w14:paraId="4FECE375" w14:textId="2740CBE1" w:rsidR="00F0352F" w:rsidRDefault="004E2218">
      <w:pPr>
        <w:pStyle w:val="Mucluc1"/>
        <w:rPr>
          <w:rFonts w:asciiTheme="minorHAnsi" w:eastAsiaTheme="minorEastAsia" w:hAnsiTheme="minorHAnsi" w:cstheme="minorBidi"/>
          <w:b w:val="0"/>
          <w:noProof/>
          <w:sz w:val="24"/>
        </w:rPr>
      </w:pPr>
      <w:hyperlink w:anchor="_Toc512713180" w:history="1">
        <w:r w:rsidR="00F0352F" w:rsidRPr="00DB7B45">
          <w:rPr>
            <w:rStyle w:val="Siuktni"/>
            <w:noProof/>
          </w:rPr>
          <w:t>Chương 1 Giới thiệu đề tài</w:t>
        </w:r>
        <w:r w:rsidR="00F0352F">
          <w:rPr>
            <w:noProof/>
            <w:webHidden/>
          </w:rPr>
          <w:tab/>
        </w:r>
        <w:r w:rsidR="00F0352F">
          <w:rPr>
            <w:noProof/>
            <w:webHidden/>
          </w:rPr>
          <w:fldChar w:fldCharType="begin"/>
        </w:r>
        <w:r w:rsidR="00F0352F">
          <w:rPr>
            <w:noProof/>
            <w:webHidden/>
          </w:rPr>
          <w:instrText xml:space="preserve"> PAGEREF _Toc512713180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4DDEF225" w14:textId="608DD7E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1" w:history="1">
        <w:r w:rsidR="00F0352F" w:rsidRPr="00DB7B45">
          <w:rPr>
            <w:rStyle w:val="Siuktni"/>
            <w:noProof/>
          </w:rPr>
          <w:t>1.1 Đặt vấn đề</w:t>
        </w:r>
        <w:r w:rsidR="00F0352F">
          <w:rPr>
            <w:noProof/>
            <w:webHidden/>
          </w:rPr>
          <w:tab/>
        </w:r>
        <w:r w:rsidR="00F0352F">
          <w:rPr>
            <w:noProof/>
            <w:webHidden/>
          </w:rPr>
          <w:fldChar w:fldCharType="begin"/>
        </w:r>
        <w:r w:rsidR="00F0352F">
          <w:rPr>
            <w:noProof/>
            <w:webHidden/>
          </w:rPr>
          <w:instrText xml:space="preserve"> PAGEREF _Toc512713181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CFC4BD5" w14:textId="3EF71FDE"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2" w:history="1">
        <w:r w:rsidR="00F0352F" w:rsidRPr="00DB7B45">
          <w:rPr>
            <w:rStyle w:val="Siuktni"/>
            <w:noProof/>
          </w:rPr>
          <w:t>1.2 Mục tiêu</w:t>
        </w:r>
        <w:r w:rsidR="00F0352F" w:rsidRPr="00DB7B45">
          <w:rPr>
            <w:rStyle w:val="Siuktni"/>
            <w:noProof/>
            <w:lang w:val="vi-VN"/>
          </w:rPr>
          <w:t xml:space="preserve"> và phạm vi </w:t>
        </w:r>
        <w:r w:rsidR="00F0352F" w:rsidRPr="00DB7B45">
          <w:rPr>
            <w:rStyle w:val="Siuktni"/>
            <w:noProof/>
          </w:rPr>
          <w:t>đề tài</w:t>
        </w:r>
        <w:r w:rsidR="00F0352F">
          <w:rPr>
            <w:noProof/>
            <w:webHidden/>
          </w:rPr>
          <w:tab/>
        </w:r>
        <w:r w:rsidR="00F0352F">
          <w:rPr>
            <w:noProof/>
            <w:webHidden/>
          </w:rPr>
          <w:fldChar w:fldCharType="begin"/>
        </w:r>
        <w:r w:rsidR="00F0352F">
          <w:rPr>
            <w:noProof/>
            <w:webHidden/>
          </w:rPr>
          <w:instrText xml:space="preserve"> PAGEREF _Toc512713182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5F614C6" w14:textId="6C6B10D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3" w:history="1">
        <w:r w:rsidR="00F0352F" w:rsidRPr="00DB7B45">
          <w:rPr>
            <w:rStyle w:val="Siuktni"/>
            <w:noProof/>
          </w:rPr>
          <w:t>1.3 Định hướng giải pháp</w:t>
        </w:r>
        <w:r w:rsidR="00F0352F">
          <w:rPr>
            <w:noProof/>
            <w:webHidden/>
          </w:rPr>
          <w:tab/>
        </w:r>
        <w:r w:rsidR="00F0352F">
          <w:rPr>
            <w:noProof/>
            <w:webHidden/>
          </w:rPr>
          <w:fldChar w:fldCharType="begin"/>
        </w:r>
        <w:r w:rsidR="00F0352F">
          <w:rPr>
            <w:noProof/>
            <w:webHidden/>
          </w:rPr>
          <w:instrText xml:space="preserve"> PAGEREF _Toc512713183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7C87ED6E" w14:textId="76BF2F60"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4" w:history="1">
        <w:r w:rsidR="00F0352F" w:rsidRPr="00DB7B45">
          <w:rPr>
            <w:rStyle w:val="Siuktni"/>
            <w:noProof/>
          </w:rPr>
          <w:t>1.4 Bố cục đồ án</w:t>
        </w:r>
        <w:r w:rsidR="00F0352F">
          <w:rPr>
            <w:noProof/>
            <w:webHidden/>
          </w:rPr>
          <w:tab/>
        </w:r>
        <w:r w:rsidR="00F0352F">
          <w:rPr>
            <w:noProof/>
            <w:webHidden/>
          </w:rPr>
          <w:fldChar w:fldCharType="begin"/>
        </w:r>
        <w:r w:rsidR="00F0352F">
          <w:rPr>
            <w:noProof/>
            <w:webHidden/>
          </w:rPr>
          <w:instrText xml:space="preserve"> PAGEREF _Toc512713184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05AC9EC2" w14:textId="435E737F" w:rsidR="00F0352F" w:rsidRDefault="004E2218">
      <w:pPr>
        <w:pStyle w:val="Mucluc1"/>
        <w:rPr>
          <w:rFonts w:asciiTheme="minorHAnsi" w:eastAsiaTheme="minorEastAsia" w:hAnsiTheme="minorHAnsi" w:cstheme="minorBidi"/>
          <w:b w:val="0"/>
          <w:noProof/>
          <w:sz w:val="24"/>
        </w:rPr>
      </w:pPr>
      <w:hyperlink w:anchor="_Toc512713185" w:history="1">
        <w:r w:rsidR="00F0352F" w:rsidRPr="00DB7B45">
          <w:rPr>
            <w:rStyle w:val="Siuktni"/>
            <w:noProof/>
            <w:lang w:val="vi-VN"/>
          </w:rPr>
          <w:t>Chương 2 Khảo sát và phân tích yêu cầu</w:t>
        </w:r>
        <w:r w:rsidR="00F0352F">
          <w:rPr>
            <w:noProof/>
            <w:webHidden/>
          </w:rPr>
          <w:tab/>
        </w:r>
        <w:r w:rsidR="00F0352F">
          <w:rPr>
            <w:noProof/>
            <w:webHidden/>
          </w:rPr>
          <w:fldChar w:fldCharType="begin"/>
        </w:r>
        <w:r w:rsidR="00F0352F">
          <w:rPr>
            <w:noProof/>
            <w:webHidden/>
          </w:rPr>
          <w:instrText xml:space="preserve"> PAGEREF _Toc512713185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4A532D73" w14:textId="548DBF6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6" w:history="1">
        <w:r w:rsidR="00F0352F" w:rsidRPr="00DB7B45">
          <w:rPr>
            <w:rStyle w:val="Siuktni"/>
            <w:noProof/>
          </w:rPr>
          <w:t>2.1 Khảo sát hiện</w:t>
        </w:r>
        <w:r w:rsidR="00F0352F" w:rsidRPr="00DB7B45">
          <w:rPr>
            <w:rStyle w:val="Siuktni"/>
            <w:noProof/>
            <w:lang w:val="vi-VN"/>
          </w:rPr>
          <w:t xml:space="preserve"> </w:t>
        </w:r>
        <w:r w:rsidR="00F0352F" w:rsidRPr="00DB7B45">
          <w:rPr>
            <w:rStyle w:val="Siuktni"/>
            <w:noProof/>
          </w:rPr>
          <w:t>trạng</w:t>
        </w:r>
        <w:r w:rsidR="00F0352F">
          <w:rPr>
            <w:noProof/>
            <w:webHidden/>
          </w:rPr>
          <w:tab/>
        </w:r>
        <w:r w:rsidR="00F0352F">
          <w:rPr>
            <w:noProof/>
            <w:webHidden/>
          </w:rPr>
          <w:fldChar w:fldCharType="begin"/>
        </w:r>
        <w:r w:rsidR="00F0352F">
          <w:rPr>
            <w:noProof/>
            <w:webHidden/>
          </w:rPr>
          <w:instrText xml:space="preserve"> PAGEREF _Toc512713186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74037EB9" w14:textId="4C55693D"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7" w:history="1">
        <w:r w:rsidR="00F0352F" w:rsidRPr="00DB7B45">
          <w:rPr>
            <w:rStyle w:val="Siuktni"/>
            <w:noProof/>
            <w:lang w:val="vi-VN"/>
          </w:rPr>
          <w:t>2.2 Tổng quan chức năng</w:t>
        </w:r>
        <w:r w:rsidR="00F0352F">
          <w:rPr>
            <w:noProof/>
            <w:webHidden/>
          </w:rPr>
          <w:tab/>
        </w:r>
        <w:r w:rsidR="00F0352F">
          <w:rPr>
            <w:noProof/>
            <w:webHidden/>
          </w:rPr>
          <w:fldChar w:fldCharType="begin"/>
        </w:r>
        <w:r w:rsidR="00F0352F">
          <w:rPr>
            <w:noProof/>
            <w:webHidden/>
          </w:rPr>
          <w:instrText xml:space="preserve"> PAGEREF _Toc512713187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45217944" w14:textId="48ADFE05" w:rsidR="00F0352F" w:rsidRDefault="004E2218">
      <w:pPr>
        <w:pStyle w:val="Mucluc3"/>
        <w:tabs>
          <w:tab w:val="right" w:leader="dot" w:pos="8771"/>
        </w:tabs>
        <w:rPr>
          <w:rFonts w:asciiTheme="minorHAnsi" w:eastAsiaTheme="minorEastAsia" w:hAnsiTheme="minorHAnsi" w:cstheme="minorBidi"/>
          <w:noProof/>
          <w:sz w:val="24"/>
        </w:rPr>
      </w:pPr>
      <w:hyperlink w:anchor="_Toc512713188" w:history="1">
        <w:r w:rsidR="00F0352F" w:rsidRPr="00DB7B45">
          <w:rPr>
            <w:rStyle w:val="Siuktni"/>
            <w:noProof/>
          </w:rPr>
          <w:t>2.2.1 Biểu đồ use case tổng quan</w:t>
        </w:r>
        <w:r w:rsidR="00F0352F">
          <w:rPr>
            <w:noProof/>
            <w:webHidden/>
          </w:rPr>
          <w:tab/>
        </w:r>
        <w:r w:rsidR="00F0352F">
          <w:rPr>
            <w:noProof/>
            <w:webHidden/>
          </w:rPr>
          <w:fldChar w:fldCharType="begin"/>
        </w:r>
        <w:r w:rsidR="00F0352F">
          <w:rPr>
            <w:noProof/>
            <w:webHidden/>
          </w:rPr>
          <w:instrText xml:space="preserve"> PAGEREF _Toc512713188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3035FB7F" w14:textId="5D110849" w:rsidR="00F0352F" w:rsidRDefault="004E2218">
      <w:pPr>
        <w:pStyle w:val="Mucluc3"/>
        <w:tabs>
          <w:tab w:val="right" w:leader="dot" w:pos="8771"/>
        </w:tabs>
        <w:rPr>
          <w:rFonts w:asciiTheme="minorHAnsi" w:eastAsiaTheme="minorEastAsia" w:hAnsiTheme="minorHAnsi" w:cstheme="minorBidi"/>
          <w:noProof/>
          <w:sz w:val="24"/>
        </w:rPr>
      </w:pPr>
      <w:hyperlink w:anchor="_Toc512713189" w:history="1">
        <w:r w:rsidR="00F0352F" w:rsidRPr="00DB7B45">
          <w:rPr>
            <w:rStyle w:val="Siuktni"/>
            <w:noProof/>
          </w:rPr>
          <w:t>2.2.2 Biểu đồ use case phân rã XYZ</w:t>
        </w:r>
        <w:r w:rsidR="00F0352F">
          <w:rPr>
            <w:noProof/>
            <w:webHidden/>
          </w:rPr>
          <w:tab/>
        </w:r>
        <w:r w:rsidR="00F0352F">
          <w:rPr>
            <w:noProof/>
            <w:webHidden/>
          </w:rPr>
          <w:fldChar w:fldCharType="begin"/>
        </w:r>
        <w:r w:rsidR="00F0352F">
          <w:rPr>
            <w:noProof/>
            <w:webHidden/>
          </w:rPr>
          <w:instrText xml:space="preserve"> PAGEREF _Toc512713189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1FE1027" w14:textId="733E7A4D" w:rsidR="00F0352F" w:rsidRDefault="004E2218">
      <w:pPr>
        <w:pStyle w:val="Mucluc3"/>
        <w:tabs>
          <w:tab w:val="right" w:leader="dot" w:pos="8771"/>
        </w:tabs>
        <w:rPr>
          <w:rFonts w:asciiTheme="minorHAnsi" w:eastAsiaTheme="minorEastAsia" w:hAnsiTheme="minorHAnsi" w:cstheme="minorBidi"/>
          <w:noProof/>
          <w:sz w:val="24"/>
        </w:rPr>
      </w:pPr>
      <w:hyperlink w:anchor="_Toc512713190" w:history="1">
        <w:r w:rsidR="00F0352F" w:rsidRPr="00DB7B45">
          <w:rPr>
            <w:rStyle w:val="Siuktni"/>
            <w:noProof/>
          </w:rPr>
          <w:t>2.2.3 Quy trình nghiệp vụ</w:t>
        </w:r>
        <w:r w:rsidR="00F0352F">
          <w:rPr>
            <w:noProof/>
            <w:webHidden/>
          </w:rPr>
          <w:tab/>
        </w:r>
        <w:r w:rsidR="00F0352F">
          <w:rPr>
            <w:noProof/>
            <w:webHidden/>
          </w:rPr>
          <w:fldChar w:fldCharType="begin"/>
        </w:r>
        <w:r w:rsidR="00F0352F">
          <w:rPr>
            <w:noProof/>
            <w:webHidden/>
          </w:rPr>
          <w:instrText xml:space="preserve"> PAGEREF _Toc512713190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ABE79EB" w14:textId="278ECBFA"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1" w:history="1">
        <w:r w:rsidR="00F0352F" w:rsidRPr="00DB7B45">
          <w:rPr>
            <w:rStyle w:val="Siuktni"/>
            <w:noProof/>
          </w:rPr>
          <w:t>2.3 Đặc tả chức năng</w:t>
        </w:r>
        <w:r w:rsidR="00F0352F">
          <w:rPr>
            <w:noProof/>
            <w:webHidden/>
          </w:rPr>
          <w:tab/>
        </w:r>
        <w:r w:rsidR="00F0352F">
          <w:rPr>
            <w:noProof/>
            <w:webHidden/>
          </w:rPr>
          <w:fldChar w:fldCharType="begin"/>
        </w:r>
        <w:r w:rsidR="00F0352F">
          <w:rPr>
            <w:noProof/>
            <w:webHidden/>
          </w:rPr>
          <w:instrText xml:space="preserve"> PAGEREF _Toc512713191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6857E65D" w14:textId="2D4D1E7A" w:rsidR="00F0352F" w:rsidRDefault="004E2218">
      <w:pPr>
        <w:pStyle w:val="Mucluc3"/>
        <w:tabs>
          <w:tab w:val="right" w:leader="dot" w:pos="8771"/>
        </w:tabs>
        <w:rPr>
          <w:rFonts w:asciiTheme="minorHAnsi" w:eastAsiaTheme="minorEastAsia" w:hAnsiTheme="minorHAnsi" w:cstheme="minorBidi"/>
          <w:noProof/>
          <w:sz w:val="24"/>
        </w:rPr>
      </w:pPr>
      <w:hyperlink w:anchor="_Toc512713192" w:history="1">
        <w:r w:rsidR="00F0352F" w:rsidRPr="00DB7B45">
          <w:rPr>
            <w:rStyle w:val="Siuktni"/>
            <w:noProof/>
            <w:lang w:val="vi-VN"/>
          </w:rPr>
          <w:t>2.3.1 Đặc tả use case A</w:t>
        </w:r>
        <w:r w:rsidR="00F0352F">
          <w:rPr>
            <w:noProof/>
            <w:webHidden/>
          </w:rPr>
          <w:tab/>
        </w:r>
        <w:r w:rsidR="00F0352F">
          <w:rPr>
            <w:noProof/>
            <w:webHidden/>
          </w:rPr>
          <w:fldChar w:fldCharType="begin"/>
        </w:r>
        <w:r w:rsidR="00F0352F">
          <w:rPr>
            <w:noProof/>
            <w:webHidden/>
          </w:rPr>
          <w:instrText xml:space="preserve"> PAGEREF _Toc512713192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0F2D6E41" w14:textId="5EFD4140" w:rsidR="00F0352F" w:rsidRDefault="004E2218">
      <w:pPr>
        <w:pStyle w:val="Mucluc3"/>
        <w:tabs>
          <w:tab w:val="right" w:leader="dot" w:pos="8771"/>
        </w:tabs>
        <w:rPr>
          <w:rFonts w:asciiTheme="minorHAnsi" w:eastAsiaTheme="minorEastAsia" w:hAnsiTheme="minorHAnsi" w:cstheme="minorBidi"/>
          <w:noProof/>
          <w:sz w:val="24"/>
        </w:rPr>
      </w:pPr>
      <w:hyperlink w:anchor="_Toc512713193" w:history="1">
        <w:r w:rsidR="00F0352F" w:rsidRPr="00DB7B45">
          <w:rPr>
            <w:rStyle w:val="Siuktni"/>
            <w:noProof/>
            <w:lang w:val="vi-VN"/>
          </w:rPr>
          <w:t>2.3.2 Đặc tả use case B</w:t>
        </w:r>
        <w:r w:rsidR="00F0352F">
          <w:rPr>
            <w:noProof/>
            <w:webHidden/>
          </w:rPr>
          <w:tab/>
        </w:r>
        <w:r w:rsidR="00F0352F">
          <w:rPr>
            <w:noProof/>
            <w:webHidden/>
          </w:rPr>
          <w:fldChar w:fldCharType="begin"/>
        </w:r>
        <w:r w:rsidR="00F0352F">
          <w:rPr>
            <w:noProof/>
            <w:webHidden/>
          </w:rPr>
          <w:instrText xml:space="preserve"> PAGEREF _Toc512713193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CEB7FBD" w14:textId="417E7BA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4" w:history="1">
        <w:r w:rsidR="00F0352F" w:rsidRPr="00DB7B45">
          <w:rPr>
            <w:rStyle w:val="Siuktni"/>
            <w:noProof/>
          </w:rPr>
          <w:t>2.4 Yêu cầu phi chức năng</w:t>
        </w:r>
        <w:r w:rsidR="00F0352F">
          <w:rPr>
            <w:noProof/>
            <w:webHidden/>
          </w:rPr>
          <w:tab/>
        </w:r>
        <w:r w:rsidR="00F0352F">
          <w:rPr>
            <w:noProof/>
            <w:webHidden/>
          </w:rPr>
          <w:fldChar w:fldCharType="begin"/>
        </w:r>
        <w:r w:rsidR="00F0352F">
          <w:rPr>
            <w:noProof/>
            <w:webHidden/>
          </w:rPr>
          <w:instrText xml:space="preserve"> PAGEREF _Toc512713194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190647A" w14:textId="532AC65E" w:rsidR="00F0352F" w:rsidRDefault="004E2218">
      <w:pPr>
        <w:pStyle w:val="Mucluc1"/>
        <w:rPr>
          <w:rFonts w:asciiTheme="minorHAnsi" w:eastAsiaTheme="minorEastAsia" w:hAnsiTheme="minorHAnsi" w:cstheme="minorBidi"/>
          <w:b w:val="0"/>
          <w:noProof/>
          <w:sz w:val="24"/>
        </w:rPr>
      </w:pPr>
      <w:hyperlink w:anchor="_Toc512713195" w:history="1">
        <w:r w:rsidR="00F0352F" w:rsidRPr="00DB7B45">
          <w:rPr>
            <w:rStyle w:val="Siuktni"/>
            <w:noProof/>
          </w:rPr>
          <w:t>Chương 3 Công nghệ sử dụng</w:t>
        </w:r>
        <w:r w:rsidR="00F0352F">
          <w:rPr>
            <w:noProof/>
            <w:webHidden/>
          </w:rPr>
          <w:tab/>
        </w:r>
        <w:r w:rsidR="00F0352F">
          <w:rPr>
            <w:noProof/>
            <w:webHidden/>
          </w:rPr>
          <w:fldChar w:fldCharType="begin"/>
        </w:r>
        <w:r w:rsidR="00F0352F">
          <w:rPr>
            <w:noProof/>
            <w:webHidden/>
          </w:rPr>
          <w:instrText xml:space="preserve"> PAGEREF _Toc512713195 \h </w:instrText>
        </w:r>
        <w:r w:rsidR="00F0352F">
          <w:rPr>
            <w:noProof/>
            <w:webHidden/>
          </w:rPr>
        </w:r>
        <w:r w:rsidR="00F0352F">
          <w:rPr>
            <w:noProof/>
            <w:webHidden/>
          </w:rPr>
          <w:fldChar w:fldCharType="separate"/>
        </w:r>
        <w:r w:rsidR="00F0352F">
          <w:rPr>
            <w:noProof/>
            <w:webHidden/>
          </w:rPr>
          <w:t>8</w:t>
        </w:r>
        <w:r w:rsidR="00F0352F">
          <w:rPr>
            <w:noProof/>
            <w:webHidden/>
          </w:rPr>
          <w:fldChar w:fldCharType="end"/>
        </w:r>
      </w:hyperlink>
    </w:p>
    <w:p w14:paraId="2B6B8EF6" w14:textId="17ED3518" w:rsidR="00F0352F" w:rsidRDefault="004E2218">
      <w:pPr>
        <w:pStyle w:val="Mucluc1"/>
        <w:rPr>
          <w:rFonts w:asciiTheme="minorHAnsi" w:eastAsiaTheme="minorEastAsia" w:hAnsiTheme="minorHAnsi" w:cstheme="minorBidi"/>
          <w:b w:val="0"/>
          <w:noProof/>
          <w:sz w:val="24"/>
        </w:rPr>
      </w:pPr>
      <w:hyperlink w:anchor="_Toc512713196" w:history="1">
        <w:r w:rsidR="00F0352F" w:rsidRPr="00DB7B45">
          <w:rPr>
            <w:rStyle w:val="Siuktni"/>
            <w:noProof/>
          </w:rPr>
          <w:t>Chương 4 Phát triển và triển khai ứng dụng</w:t>
        </w:r>
        <w:r w:rsidR="00F0352F">
          <w:rPr>
            <w:noProof/>
            <w:webHidden/>
          </w:rPr>
          <w:tab/>
        </w:r>
        <w:r w:rsidR="00F0352F">
          <w:rPr>
            <w:noProof/>
            <w:webHidden/>
          </w:rPr>
          <w:fldChar w:fldCharType="begin"/>
        </w:r>
        <w:r w:rsidR="00F0352F">
          <w:rPr>
            <w:noProof/>
            <w:webHidden/>
          </w:rPr>
          <w:instrText xml:space="preserve"> PAGEREF _Toc512713196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585849C2" w14:textId="4CBC7FD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7" w:history="1">
        <w:r w:rsidR="00F0352F" w:rsidRPr="00DB7B45">
          <w:rPr>
            <w:rStyle w:val="Siuktni"/>
            <w:noProof/>
          </w:rPr>
          <w:t>4.1 Thiết kế kiến trúc</w:t>
        </w:r>
        <w:r w:rsidR="00F0352F">
          <w:rPr>
            <w:noProof/>
            <w:webHidden/>
          </w:rPr>
          <w:tab/>
        </w:r>
        <w:r w:rsidR="00F0352F">
          <w:rPr>
            <w:noProof/>
            <w:webHidden/>
          </w:rPr>
          <w:fldChar w:fldCharType="begin"/>
        </w:r>
        <w:r w:rsidR="00F0352F">
          <w:rPr>
            <w:noProof/>
            <w:webHidden/>
          </w:rPr>
          <w:instrText xml:space="preserve"> PAGEREF _Toc512713197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4E1281E0" w14:textId="67544D92" w:rsidR="00F0352F" w:rsidRDefault="004E2218">
      <w:pPr>
        <w:pStyle w:val="Mucluc3"/>
        <w:tabs>
          <w:tab w:val="right" w:leader="dot" w:pos="8771"/>
        </w:tabs>
        <w:rPr>
          <w:rFonts w:asciiTheme="minorHAnsi" w:eastAsiaTheme="minorEastAsia" w:hAnsiTheme="minorHAnsi" w:cstheme="minorBidi"/>
          <w:noProof/>
          <w:sz w:val="24"/>
        </w:rPr>
      </w:pPr>
      <w:hyperlink w:anchor="_Toc512713198" w:history="1">
        <w:r w:rsidR="00F0352F" w:rsidRPr="00DB7B45">
          <w:rPr>
            <w:rStyle w:val="Siuktni"/>
            <w:noProof/>
          </w:rPr>
          <w:t>4.1.1 Lựa chọn kiến trúc phần mềm</w:t>
        </w:r>
        <w:r w:rsidR="00F0352F">
          <w:rPr>
            <w:noProof/>
            <w:webHidden/>
          </w:rPr>
          <w:tab/>
        </w:r>
        <w:r w:rsidR="00F0352F">
          <w:rPr>
            <w:noProof/>
            <w:webHidden/>
          </w:rPr>
          <w:fldChar w:fldCharType="begin"/>
        </w:r>
        <w:r w:rsidR="00F0352F">
          <w:rPr>
            <w:noProof/>
            <w:webHidden/>
          </w:rPr>
          <w:instrText xml:space="preserve"> PAGEREF _Toc512713198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370D4584" w14:textId="12B2CF56" w:rsidR="00F0352F" w:rsidRDefault="004E2218">
      <w:pPr>
        <w:pStyle w:val="Mucluc3"/>
        <w:tabs>
          <w:tab w:val="right" w:leader="dot" w:pos="8771"/>
        </w:tabs>
        <w:rPr>
          <w:rFonts w:asciiTheme="minorHAnsi" w:eastAsiaTheme="minorEastAsia" w:hAnsiTheme="minorHAnsi" w:cstheme="minorBidi"/>
          <w:noProof/>
          <w:sz w:val="24"/>
        </w:rPr>
      </w:pPr>
      <w:hyperlink w:anchor="_Toc512713199" w:history="1">
        <w:r w:rsidR="00F0352F" w:rsidRPr="00DB7B45">
          <w:rPr>
            <w:rStyle w:val="Siuktni"/>
            <w:noProof/>
          </w:rPr>
          <w:t>4.1.2 Thiết kế tổng quan</w:t>
        </w:r>
        <w:r w:rsidR="00F0352F">
          <w:rPr>
            <w:noProof/>
            <w:webHidden/>
          </w:rPr>
          <w:tab/>
        </w:r>
        <w:r w:rsidR="00F0352F">
          <w:rPr>
            <w:noProof/>
            <w:webHidden/>
          </w:rPr>
          <w:fldChar w:fldCharType="begin"/>
        </w:r>
        <w:r w:rsidR="00F0352F">
          <w:rPr>
            <w:noProof/>
            <w:webHidden/>
          </w:rPr>
          <w:instrText xml:space="preserve"> PAGEREF _Toc512713199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1330BC50" w14:textId="405AB168" w:rsidR="00F0352F" w:rsidRDefault="004E2218">
      <w:pPr>
        <w:pStyle w:val="Mucluc3"/>
        <w:tabs>
          <w:tab w:val="right" w:leader="dot" w:pos="8771"/>
        </w:tabs>
        <w:rPr>
          <w:rFonts w:asciiTheme="minorHAnsi" w:eastAsiaTheme="minorEastAsia" w:hAnsiTheme="minorHAnsi" w:cstheme="minorBidi"/>
          <w:noProof/>
          <w:sz w:val="24"/>
        </w:rPr>
      </w:pPr>
      <w:hyperlink w:anchor="_Toc512713200" w:history="1">
        <w:r w:rsidR="00F0352F" w:rsidRPr="00DB7B45">
          <w:rPr>
            <w:rStyle w:val="Siuktni"/>
            <w:noProof/>
          </w:rPr>
          <w:t>4.1.3 Thiết kế chi tiết gói</w:t>
        </w:r>
        <w:r w:rsidR="00F0352F">
          <w:rPr>
            <w:noProof/>
            <w:webHidden/>
          </w:rPr>
          <w:tab/>
        </w:r>
        <w:r w:rsidR="00F0352F">
          <w:rPr>
            <w:noProof/>
            <w:webHidden/>
          </w:rPr>
          <w:fldChar w:fldCharType="begin"/>
        </w:r>
        <w:r w:rsidR="00F0352F">
          <w:rPr>
            <w:noProof/>
            <w:webHidden/>
          </w:rPr>
          <w:instrText xml:space="preserve"> PAGEREF _Toc512713200 \h </w:instrText>
        </w:r>
        <w:r w:rsidR="00F0352F">
          <w:rPr>
            <w:noProof/>
            <w:webHidden/>
          </w:rPr>
        </w:r>
        <w:r w:rsidR="00F0352F">
          <w:rPr>
            <w:noProof/>
            <w:webHidden/>
          </w:rPr>
          <w:fldChar w:fldCharType="separate"/>
        </w:r>
        <w:r w:rsidR="00F0352F">
          <w:rPr>
            <w:noProof/>
            <w:webHidden/>
          </w:rPr>
          <w:t>10</w:t>
        </w:r>
        <w:r w:rsidR="00F0352F">
          <w:rPr>
            <w:noProof/>
            <w:webHidden/>
          </w:rPr>
          <w:fldChar w:fldCharType="end"/>
        </w:r>
      </w:hyperlink>
    </w:p>
    <w:p w14:paraId="4FB4F6FE" w14:textId="55C4A6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1" w:history="1">
        <w:r w:rsidR="00F0352F" w:rsidRPr="00DB7B45">
          <w:rPr>
            <w:rStyle w:val="Siuktni"/>
            <w:noProof/>
          </w:rPr>
          <w:t>4.2 Thiết kế chi tiết</w:t>
        </w:r>
        <w:r w:rsidR="00F0352F">
          <w:rPr>
            <w:noProof/>
            <w:webHidden/>
          </w:rPr>
          <w:tab/>
        </w:r>
        <w:r w:rsidR="00F0352F">
          <w:rPr>
            <w:noProof/>
            <w:webHidden/>
          </w:rPr>
          <w:fldChar w:fldCharType="begin"/>
        </w:r>
        <w:r w:rsidR="00F0352F">
          <w:rPr>
            <w:noProof/>
            <w:webHidden/>
          </w:rPr>
          <w:instrText xml:space="preserve"> PAGEREF _Toc512713201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6C74555F" w14:textId="4BDFF31F" w:rsidR="00F0352F" w:rsidRDefault="004E2218">
      <w:pPr>
        <w:pStyle w:val="Mucluc3"/>
        <w:tabs>
          <w:tab w:val="right" w:leader="dot" w:pos="8771"/>
        </w:tabs>
        <w:rPr>
          <w:rFonts w:asciiTheme="minorHAnsi" w:eastAsiaTheme="minorEastAsia" w:hAnsiTheme="minorHAnsi" w:cstheme="minorBidi"/>
          <w:noProof/>
          <w:sz w:val="24"/>
        </w:rPr>
      </w:pPr>
      <w:hyperlink w:anchor="_Toc512713202" w:history="1">
        <w:r w:rsidR="00F0352F" w:rsidRPr="00DB7B45">
          <w:rPr>
            <w:rStyle w:val="Siuktni"/>
            <w:noProof/>
          </w:rPr>
          <w:t>4.2.1 Thiết kế giao diện</w:t>
        </w:r>
        <w:r w:rsidR="00F0352F">
          <w:rPr>
            <w:noProof/>
            <w:webHidden/>
          </w:rPr>
          <w:tab/>
        </w:r>
        <w:r w:rsidR="00F0352F">
          <w:rPr>
            <w:noProof/>
            <w:webHidden/>
          </w:rPr>
          <w:fldChar w:fldCharType="begin"/>
        </w:r>
        <w:r w:rsidR="00F0352F">
          <w:rPr>
            <w:noProof/>
            <w:webHidden/>
          </w:rPr>
          <w:instrText xml:space="preserve"> PAGEREF _Toc512713202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45FC1B51" w14:textId="3E701252" w:rsidR="00F0352F" w:rsidRDefault="004E2218">
      <w:pPr>
        <w:pStyle w:val="Mucluc3"/>
        <w:tabs>
          <w:tab w:val="right" w:leader="dot" w:pos="8771"/>
        </w:tabs>
        <w:rPr>
          <w:rFonts w:asciiTheme="minorHAnsi" w:eastAsiaTheme="minorEastAsia" w:hAnsiTheme="minorHAnsi" w:cstheme="minorBidi"/>
          <w:noProof/>
          <w:sz w:val="24"/>
        </w:rPr>
      </w:pPr>
      <w:hyperlink w:anchor="_Toc512713203" w:history="1">
        <w:r w:rsidR="00F0352F" w:rsidRPr="00DB7B45">
          <w:rPr>
            <w:rStyle w:val="Siuktni"/>
            <w:noProof/>
          </w:rPr>
          <w:t>4.2.2 Thiết kế lớp</w:t>
        </w:r>
        <w:r w:rsidR="00F0352F">
          <w:rPr>
            <w:noProof/>
            <w:webHidden/>
          </w:rPr>
          <w:tab/>
        </w:r>
        <w:r w:rsidR="00F0352F">
          <w:rPr>
            <w:noProof/>
            <w:webHidden/>
          </w:rPr>
          <w:fldChar w:fldCharType="begin"/>
        </w:r>
        <w:r w:rsidR="00F0352F">
          <w:rPr>
            <w:noProof/>
            <w:webHidden/>
          </w:rPr>
          <w:instrText xml:space="preserve"> PAGEREF _Toc512713203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73B0CB5D" w14:textId="50A95C99" w:rsidR="00F0352F" w:rsidRDefault="004E2218">
      <w:pPr>
        <w:pStyle w:val="Mucluc3"/>
        <w:tabs>
          <w:tab w:val="right" w:leader="dot" w:pos="8771"/>
        </w:tabs>
        <w:rPr>
          <w:rFonts w:asciiTheme="minorHAnsi" w:eastAsiaTheme="minorEastAsia" w:hAnsiTheme="minorHAnsi" w:cstheme="minorBidi"/>
          <w:noProof/>
          <w:sz w:val="24"/>
        </w:rPr>
      </w:pPr>
      <w:hyperlink w:anchor="_Toc512713204" w:history="1">
        <w:r w:rsidR="00F0352F" w:rsidRPr="00DB7B45">
          <w:rPr>
            <w:rStyle w:val="Siuktni"/>
            <w:noProof/>
          </w:rPr>
          <w:t>4.2.3 Thiết kế cơ sở dữ liệu</w:t>
        </w:r>
        <w:r w:rsidR="00F0352F">
          <w:rPr>
            <w:noProof/>
            <w:webHidden/>
          </w:rPr>
          <w:tab/>
        </w:r>
        <w:r w:rsidR="00F0352F">
          <w:rPr>
            <w:noProof/>
            <w:webHidden/>
          </w:rPr>
          <w:fldChar w:fldCharType="begin"/>
        </w:r>
        <w:r w:rsidR="00F0352F">
          <w:rPr>
            <w:noProof/>
            <w:webHidden/>
          </w:rPr>
          <w:instrText xml:space="preserve"> PAGEREF _Toc512713204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60769FED" w14:textId="7E1E4FB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5" w:history="1">
        <w:r w:rsidR="00F0352F" w:rsidRPr="00DB7B45">
          <w:rPr>
            <w:rStyle w:val="Siuktni"/>
            <w:noProof/>
          </w:rPr>
          <w:t>4.3 Xây dựng ứng dụng</w:t>
        </w:r>
        <w:r w:rsidR="00F0352F">
          <w:rPr>
            <w:noProof/>
            <w:webHidden/>
          </w:rPr>
          <w:tab/>
        </w:r>
        <w:r w:rsidR="00F0352F">
          <w:rPr>
            <w:noProof/>
            <w:webHidden/>
          </w:rPr>
          <w:fldChar w:fldCharType="begin"/>
        </w:r>
        <w:r w:rsidR="00F0352F">
          <w:rPr>
            <w:noProof/>
            <w:webHidden/>
          </w:rPr>
          <w:instrText xml:space="preserve"> PAGEREF _Toc512713205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41E22BBA" w14:textId="618BD6E1" w:rsidR="00F0352F" w:rsidRDefault="004E2218">
      <w:pPr>
        <w:pStyle w:val="Mucluc3"/>
        <w:tabs>
          <w:tab w:val="right" w:leader="dot" w:pos="8771"/>
        </w:tabs>
        <w:rPr>
          <w:rFonts w:asciiTheme="minorHAnsi" w:eastAsiaTheme="minorEastAsia" w:hAnsiTheme="minorHAnsi" w:cstheme="minorBidi"/>
          <w:noProof/>
          <w:sz w:val="24"/>
        </w:rPr>
      </w:pPr>
      <w:hyperlink w:anchor="_Toc512713206" w:history="1">
        <w:r w:rsidR="00F0352F" w:rsidRPr="00DB7B45">
          <w:rPr>
            <w:rStyle w:val="Siuktni"/>
            <w:noProof/>
          </w:rPr>
          <w:t>4.3.1 Thư viện và công cụ sử dụng</w:t>
        </w:r>
        <w:r w:rsidR="00F0352F">
          <w:rPr>
            <w:noProof/>
            <w:webHidden/>
          </w:rPr>
          <w:tab/>
        </w:r>
        <w:r w:rsidR="00F0352F">
          <w:rPr>
            <w:noProof/>
            <w:webHidden/>
          </w:rPr>
          <w:fldChar w:fldCharType="begin"/>
        </w:r>
        <w:r w:rsidR="00F0352F">
          <w:rPr>
            <w:noProof/>
            <w:webHidden/>
          </w:rPr>
          <w:instrText xml:space="preserve"> PAGEREF _Toc512713206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1CB4563D" w14:textId="09A1106A" w:rsidR="00F0352F" w:rsidRDefault="004E2218">
      <w:pPr>
        <w:pStyle w:val="Mucluc3"/>
        <w:tabs>
          <w:tab w:val="right" w:leader="dot" w:pos="8771"/>
        </w:tabs>
        <w:rPr>
          <w:rFonts w:asciiTheme="minorHAnsi" w:eastAsiaTheme="minorEastAsia" w:hAnsiTheme="minorHAnsi" w:cstheme="minorBidi"/>
          <w:noProof/>
          <w:sz w:val="24"/>
        </w:rPr>
      </w:pPr>
      <w:hyperlink w:anchor="_Toc512713207" w:history="1">
        <w:r w:rsidR="00F0352F" w:rsidRPr="00DB7B45">
          <w:rPr>
            <w:rStyle w:val="Siuktni"/>
            <w:noProof/>
          </w:rPr>
          <w:t>4.3.2 Kết quả đạt được</w:t>
        </w:r>
        <w:r w:rsidR="00F0352F">
          <w:rPr>
            <w:noProof/>
            <w:webHidden/>
          </w:rPr>
          <w:tab/>
        </w:r>
        <w:r w:rsidR="00F0352F">
          <w:rPr>
            <w:noProof/>
            <w:webHidden/>
          </w:rPr>
          <w:fldChar w:fldCharType="begin"/>
        </w:r>
        <w:r w:rsidR="00F0352F">
          <w:rPr>
            <w:noProof/>
            <w:webHidden/>
          </w:rPr>
          <w:instrText xml:space="preserve"> PAGEREF _Toc512713207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4D5D2991" w14:textId="4604B742" w:rsidR="00F0352F" w:rsidRDefault="004E2218">
      <w:pPr>
        <w:pStyle w:val="Mucluc3"/>
        <w:tabs>
          <w:tab w:val="right" w:leader="dot" w:pos="8771"/>
        </w:tabs>
        <w:rPr>
          <w:rFonts w:asciiTheme="minorHAnsi" w:eastAsiaTheme="minorEastAsia" w:hAnsiTheme="minorHAnsi" w:cstheme="minorBidi"/>
          <w:noProof/>
          <w:sz w:val="24"/>
        </w:rPr>
      </w:pPr>
      <w:hyperlink w:anchor="_Toc512713208" w:history="1">
        <w:r w:rsidR="00F0352F" w:rsidRPr="00DB7B45">
          <w:rPr>
            <w:rStyle w:val="Siuktni"/>
            <w:noProof/>
          </w:rPr>
          <w:t>4.3.3 Minh hoạ các chức năng chính</w:t>
        </w:r>
        <w:r w:rsidR="00F0352F">
          <w:rPr>
            <w:noProof/>
            <w:webHidden/>
          </w:rPr>
          <w:tab/>
        </w:r>
        <w:r w:rsidR="00F0352F">
          <w:rPr>
            <w:noProof/>
            <w:webHidden/>
          </w:rPr>
          <w:fldChar w:fldCharType="begin"/>
        </w:r>
        <w:r w:rsidR="00F0352F">
          <w:rPr>
            <w:noProof/>
            <w:webHidden/>
          </w:rPr>
          <w:instrText xml:space="preserve"> PAGEREF _Toc512713208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0A107D7D" w14:textId="3C17433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9" w:history="1">
        <w:r w:rsidR="00F0352F" w:rsidRPr="00DB7B45">
          <w:rPr>
            <w:rStyle w:val="Siuktni"/>
            <w:noProof/>
          </w:rPr>
          <w:t>4.4 Kiểm thử</w:t>
        </w:r>
        <w:r w:rsidR="00F0352F">
          <w:rPr>
            <w:noProof/>
            <w:webHidden/>
          </w:rPr>
          <w:tab/>
        </w:r>
        <w:r w:rsidR="00F0352F">
          <w:rPr>
            <w:noProof/>
            <w:webHidden/>
          </w:rPr>
          <w:fldChar w:fldCharType="begin"/>
        </w:r>
        <w:r w:rsidR="00F0352F">
          <w:rPr>
            <w:noProof/>
            <w:webHidden/>
          </w:rPr>
          <w:instrText xml:space="preserve"> PAGEREF _Toc512713209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35AAE7C6" w14:textId="31160D1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0" w:history="1">
        <w:r w:rsidR="00F0352F" w:rsidRPr="00DB7B45">
          <w:rPr>
            <w:rStyle w:val="Siuktni"/>
            <w:noProof/>
          </w:rPr>
          <w:t>4.5 Triển khai</w:t>
        </w:r>
        <w:r w:rsidR="00F0352F">
          <w:rPr>
            <w:noProof/>
            <w:webHidden/>
          </w:rPr>
          <w:tab/>
        </w:r>
        <w:r w:rsidR="00F0352F">
          <w:rPr>
            <w:noProof/>
            <w:webHidden/>
          </w:rPr>
          <w:fldChar w:fldCharType="begin"/>
        </w:r>
        <w:r w:rsidR="00F0352F">
          <w:rPr>
            <w:noProof/>
            <w:webHidden/>
          </w:rPr>
          <w:instrText xml:space="preserve"> PAGEREF _Toc512713210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788A55B7" w14:textId="5D61B1AC" w:rsidR="00F0352F" w:rsidRDefault="004E2218">
      <w:pPr>
        <w:pStyle w:val="Mucluc1"/>
        <w:rPr>
          <w:rFonts w:asciiTheme="minorHAnsi" w:eastAsiaTheme="minorEastAsia" w:hAnsiTheme="minorHAnsi" w:cstheme="minorBidi"/>
          <w:b w:val="0"/>
          <w:noProof/>
          <w:sz w:val="24"/>
        </w:rPr>
      </w:pPr>
      <w:hyperlink w:anchor="_Toc512713211" w:history="1">
        <w:r w:rsidR="00F0352F" w:rsidRPr="00DB7B45">
          <w:rPr>
            <w:rStyle w:val="Siuktni"/>
            <w:noProof/>
          </w:rPr>
          <w:t>Chương 5 Các giải pháp và đóng góp nổi bật</w:t>
        </w:r>
        <w:r w:rsidR="00F0352F">
          <w:rPr>
            <w:noProof/>
            <w:webHidden/>
          </w:rPr>
          <w:tab/>
        </w:r>
        <w:r w:rsidR="00F0352F">
          <w:rPr>
            <w:noProof/>
            <w:webHidden/>
          </w:rPr>
          <w:fldChar w:fldCharType="begin"/>
        </w:r>
        <w:r w:rsidR="00F0352F">
          <w:rPr>
            <w:noProof/>
            <w:webHidden/>
          </w:rPr>
          <w:instrText xml:space="preserve"> PAGEREF _Toc512713211 \h </w:instrText>
        </w:r>
        <w:r w:rsidR="00F0352F">
          <w:rPr>
            <w:noProof/>
            <w:webHidden/>
          </w:rPr>
        </w:r>
        <w:r w:rsidR="00F0352F">
          <w:rPr>
            <w:noProof/>
            <w:webHidden/>
          </w:rPr>
          <w:fldChar w:fldCharType="separate"/>
        </w:r>
        <w:r w:rsidR="00F0352F">
          <w:rPr>
            <w:noProof/>
            <w:webHidden/>
          </w:rPr>
          <w:t>14</w:t>
        </w:r>
        <w:r w:rsidR="00F0352F">
          <w:rPr>
            <w:noProof/>
            <w:webHidden/>
          </w:rPr>
          <w:fldChar w:fldCharType="end"/>
        </w:r>
      </w:hyperlink>
    </w:p>
    <w:p w14:paraId="6E0755EC" w14:textId="51FDD6AA" w:rsidR="00F0352F" w:rsidRDefault="004E2218">
      <w:pPr>
        <w:pStyle w:val="Mucluc1"/>
        <w:rPr>
          <w:rFonts w:asciiTheme="minorHAnsi" w:eastAsiaTheme="minorEastAsia" w:hAnsiTheme="minorHAnsi" w:cstheme="minorBidi"/>
          <w:b w:val="0"/>
          <w:noProof/>
          <w:sz w:val="24"/>
        </w:rPr>
      </w:pPr>
      <w:hyperlink w:anchor="_Toc512713212" w:history="1">
        <w:r w:rsidR="00F0352F" w:rsidRPr="00DB7B45">
          <w:rPr>
            <w:rStyle w:val="Siuktni"/>
            <w:noProof/>
            <w:lang w:val="vi-VN"/>
          </w:rPr>
          <w:t>Chương 6 Kết luận và hướng phát triển</w:t>
        </w:r>
        <w:r w:rsidR="00F0352F">
          <w:rPr>
            <w:noProof/>
            <w:webHidden/>
          </w:rPr>
          <w:tab/>
        </w:r>
        <w:r w:rsidR="00F0352F">
          <w:rPr>
            <w:noProof/>
            <w:webHidden/>
          </w:rPr>
          <w:fldChar w:fldCharType="begin"/>
        </w:r>
        <w:r w:rsidR="00F0352F">
          <w:rPr>
            <w:noProof/>
            <w:webHidden/>
          </w:rPr>
          <w:instrText xml:space="preserve"> PAGEREF _Toc512713212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2A783619" w14:textId="0217504C"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3" w:history="1">
        <w:r w:rsidR="00F0352F" w:rsidRPr="00DB7B45">
          <w:rPr>
            <w:rStyle w:val="Siuktni"/>
            <w:noProof/>
          </w:rPr>
          <w:t>6.1 Kết luận</w:t>
        </w:r>
        <w:r w:rsidR="00F0352F">
          <w:rPr>
            <w:noProof/>
            <w:webHidden/>
          </w:rPr>
          <w:tab/>
        </w:r>
        <w:r w:rsidR="00F0352F">
          <w:rPr>
            <w:noProof/>
            <w:webHidden/>
          </w:rPr>
          <w:fldChar w:fldCharType="begin"/>
        </w:r>
        <w:r w:rsidR="00F0352F">
          <w:rPr>
            <w:noProof/>
            <w:webHidden/>
          </w:rPr>
          <w:instrText xml:space="preserve"> PAGEREF _Toc512713213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60C01E31" w14:textId="192FD58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4" w:history="1">
        <w:r w:rsidR="00F0352F" w:rsidRPr="00DB7B45">
          <w:rPr>
            <w:rStyle w:val="Siuktni"/>
            <w:noProof/>
          </w:rPr>
          <w:t>6.2 Hướng phát triển</w:t>
        </w:r>
        <w:r w:rsidR="00F0352F">
          <w:rPr>
            <w:noProof/>
            <w:webHidden/>
          </w:rPr>
          <w:tab/>
        </w:r>
        <w:r w:rsidR="00F0352F">
          <w:rPr>
            <w:noProof/>
            <w:webHidden/>
          </w:rPr>
          <w:fldChar w:fldCharType="begin"/>
        </w:r>
        <w:r w:rsidR="00F0352F">
          <w:rPr>
            <w:noProof/>
            <w:webHidden/>
          </w:rPr>
          <w:instrText xml:space="preserve"> PAGEREF _Toc512713214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45533815" w14:textId="34715A6B" w:rsidR="00F0352F" w:rsidRDefault="004E2218">
      <w:pPr>
        <w:pStyle w:val="Mucluc1"/>
        <w:rPr>
          <w:rFonts w:asciiTheme="minorHAnsi" w:eastAsiaTheme="minorEastAsia" w:hAnsiTheme="minorHAnsi" w:cstheme="minorBidi"/>
          <w:b w:val="0"/>
          <w:noProof/>
          <w:sz w:val="24"/>
        </w:rPr>
      </w:pPr>
      <w:hyperlink w:anchor="_Toc512713215" w:history="1">
        <w:r w:rsidR="00F0352F" w:rsidRPr="00DB7B45">
          <w:rPr>
            <w:rStyle w:val="Siuktni"/>
            <w:noProof/>
          </w:rPr>
          <w:t>Tài liệu tham khảo</w:t>
        </w:r>
        <w:r w:rsidR="00F0352F">
          <w:rPr>
            <w:noProof/>
            <w:webHidden/>
          </w:rPr>
          <w:tab/>
        </w:r>
        <w:r w:rsidR="00F0352F">
          <w:rPr>
            <w:noProof/>
            <w:webHidden/>
          </w:rPr>
          <w:fldChar w:fldCharType="begin"/>
        </w:r>
        <w:r w:rsidR="00F0352F">
          <w:rPr>
            <w:noProof/>
            <w:webHidden/>
          </w:rPr>
          <w:instrText xml:space="preserve"> PAGEREF _Toc512713215 \h </w:instrText>
        </w:r>
        <w:r w:rsidR="00F0352F">
          <w:rPr>
            <w:noProof/>
            <w:webHidden/>
          </w:rPr>
        </w:r>
        <w:r w:rsidR="00F0352F">
          <w:rPr>
            <w:noProof/>
            <w:webHidden/>
          </w:rPr>
          <w:fldChar w:fldCharType="separate"/>
        </w:r>
        <w:r w:rsidR="00F0352F">
          <w:rPr>
            <w:noProof/>
            <w:webHidden/>
          </w:rPr>
          <w:t>17</w:t>
        </w:r>
        <w:r w:rsidR="00F0352F">
          <w:rPr>
            <w:noProof/>
            <w:webHidden/>
          </w:rPr>
          <w:fldChar w:fldCharType="end"/>
        </w:r>
      </w:hyperlink>
    </w:p>
    <w:p w14:paraId="249B6841" w14:textId="60E0978C" w:rsidR="00F0352F" w:rsidRDefault="004E2218">
      <w:pPr>
        <w:pStyle w:val="Mucluc1"/>
        <w:rPr>
          <w:rFonts w:asciiTheme="minorHAnsi" w:eastAsiaTheme="minorEastAsia" w:hAnsiTheme="minorHAnsi" w:cstheme="minorBidi"/>
          <w:b w:val="0"/>
          <w:noProof/>
          <w:sz w:val="24"/>
        </w:rPr>
      </w:pPr>
      <w:hyperlink w:anchor="_Toc512713216" w:history="1">
        <w:r w:rsidR="00F0352F" w:rsidRPr="00DB7B45">
          <w:rPr>
            <w:rStyle w:val="Siuktni"/>
            <w:noProof/>
          </w:rPr>
          <w:t>Phụ lục</w:t>
        </w:r>
        <w:r w:rsidR="00F0352F">
          <w:rPr>
            <w:noProof/>
            <w:webHidden/>
          </w:rPr>
          <w:tab/>
        </w:r>
        <w:r w:rsidR="00F0352F">
          <w:rPr>
            <w:noProof/>
            <w:webHidden/>
          </w:rPr>
          <w:fldChar w:fldCharType="begin"/>
        </w:r>
        <w:r w:rsidR="00F0352F">
          <w:rPr>
            <w:noProof/>
            <w:webHidden/>
          </w:rPr>
          <w:instrText xml:space="preserve"> PAGEREF _Toc512713216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78FB4B4B" w14:textId="5D3C50A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7" w:history="1">
        <w:r w:rsidR="00F0352F" w:rsidRPr="00DB7B45">
          <w:rPr>
            <w:rStyle w:val="Siuktni"/>
            <w:noProof/>
          </w:rPr>
          <w:t>A Hướng dẫn viết đồ án tốt nghiệp</w:t>
        </w:r>
        <w:r w:rsidR="00F0352F">
          <w:rPr>
            <w:noProof/>
            <w:webHidden/>
          </w:rPr>
          <w:tab/>
        </w:r>
        <w:r w:rsidR="00F0352F">
          <w:rPr>
            <w:noProof/>
            <w:webHidden/>
          </w:rPr>
          <w:fldChar w:fldCharType="begin"/>
        </w:r>
        <w:r w:rsidR="00F0352F">
          <w:rPr>
            <w:noProof/>
            <w:webHidden/>
          </w:rPr>
          <w:instrText xml:space="preserve"> PAGEREF _Toc512713217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5B84799A" w14:textId="00C4B0EA" w:rsidR="00F0352F" w:rsidRDefault="004E2218">
      <w:pPr>
        <w:pStyle w:val="Mucluc3"/>
        <w:tabs>
          <w:tab w:val="right" w:leader="dot" w:pos="8771"/>
        </w:tabs>
        <w:rPr>
          <w:rFonts w:asciiTheme="minorHAnsi" w:eastAsiaTheme="minorEastAsia" w:hAnsiTheme="minorHAnsi" w:cstheme="minorBidi"/>
          <w:noProof/>
          <w:sz w:val="24"/>
        </w:rPr>
      </w:pPr>
      <w:hyperlink w:anchor="_Toc512713218" w:history="1">
        <w:r w:rsidR="00F0352F" w:rsidRPr="00DB7B45">
          <w:rPr>
            <w:rStyle w:val="Siuktni"/>
            <w:noProof/>
          </w:rPr>
          <w:t>A.1 Quy định chung</w:t>
        </w:r>
        <w:r w:rsidR="00F0352F">
          <w:rPr>
            <w:noProof/>
            <w:webHidden/>
          </w:rPr>
          <w:tab/>
        </w:r>
        <w:r w:rsidR="00F0352F">
          <w:rPr>
            <w:noProof/>
            <w:webHidden/>
          </w:rPr>
          <w:fldChar w:fldCharType="begin"/>
        </w:r>
        <w:r w:rsidR="00F0352F">
          <w:rPr>
            <w:noProof/>
            <w:webHidden/>
          </w:rPr>
          <w:instrText xml:space="preserve"> PAGEREF _Toc512713218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0439DE71" w14:textId="2CA8C069" w:rsidR="00F0352F" w:rsidRDefault="004E2218">
      <w:pPr>
        <w:pStyle w:val="Mucluc3"/>
        <w:tabs>
          <w:tab w:val="right" w:leader="dot" w:pos="8771"/>
        </w:tabs>
        <w:rPr>
          <w:rFonts w:asciiTheme="minorHAnsi" w:eastAsiaTheme="minorEastAsia" w:hAnsiTheme="minorHAnsi" w:cstheme="minorBidi"/>
          <w:noProof/>
          <w:sz w:val="24"/>
        </w:rPr>
      </w:pPr>
      <w:hyperlink w:anchor="_Toc512713219" w:history="1">
        <w:r w:rsidR="00F0352F" w:rsidRPr="00DB7B45">
          <w:rPr>
            <w:rStyle w:val="Siuktni"/>
            <w:noProof/>
          </w:rPr>
          <w:t>A.2 Tạo đề mục</w:t>
        </w:r>
        <w:r w:rsidR="00F0352F">
          <w:rPr>
            <w:noProof/>
            <w:webHidden/>
          </w:rPr>
          <w:tab/>
        </w:r>
        <w:r w:rsidR="00F0352F">
          <w:rPr>
            <w:noProof/>
            <w:webHidden/>
          </w:rPr>
          <w:fldChar w:fldCharType="begin"/>
        </w:r>
        <w:r w:rsidR="00F0352F">
          <w:rPr>
            <w:noProof/>
            <w:webHidden/>
          </w:rPr>
          <w:instrText xml:space="preserve"> PAGEREF _Toc512713219 \h </w:instrText>
        </w:r>
        <w:r w:rsidR="00F0352F">
          <w:rPr>
            <w:noProof/>
            <w:webHidden/>
          </w:rPr>
        </w:r>
        <w:r w:rsidR="00F0352F">
          <w:rPr>
            <w:noProof/>
            <w:webHidden/>
          </w:rPr>
          <w:fldChar w:fldCharType="separate"/>
        </w:r>
        <w:r w:rsidR="00F0352F">
          <w:rPr>
            <w:noProof/>
            <w:webHidden/>
          </w:rPr>
          <w:t>A-2</w:t>
        </w:r>
        <w:r w:rsidR="00F0352F">
          <w:rPr>
            <w:noProof/>
            <w:webHidden/>
          </w:rPr>
          <w:fldChar w:fldCharType="end"/>
        </w:r>
      </w:hyperlink>
    </w:p>
    <w:p w14:paraId="3B175231" w14:textId="742D015A" w:rsidR="00F0352F" w:rsidRDefault="004E2218">
      <w:pPr>
        <w:pStyle w:val="Mucluc3"/>
        <w:tabs>
          <w:tab w:val="right" w:leader="dot" w:pos="8771"/>
        </w:tabs>
        <w:rPr>
          <w:rFonts w:asciiTheme="minorHAnsi" w:eastAsiaTheme="minorEastAsia" w:hAnsiTheme="minorHAnsi" w:cstheme="minorBidi"/>
          <w:noProof/>
          <w:sz w:val="24"/>
        </w:rPr>
      </w:pPr>
      <w:hyperlink w:anchor="_Toc512713220" w:history="1">
        <w:r w:rsidR="00F0352F" w:rsidRPr="00DB7B45">
          <w:rPr>
            <w:rStyle w:val="Siuktni"/>
            <w:noProof/>
          </w:rPr>
          <w:t>A.3 Bảng biểu</w:t>
        </w:r>
        <w:r w:rsidR="00F0352F">
          <w:rPr>
            <w:noProof/>
            <w:webHidden/>
          </w:rPr>
          <w:tab/>
        </w:r>
        <w:r w:rsidR="00F0352F">
          <w:rPr>
            <w:noProof/>
            <w:webHidden/>
          </w:rPr>
          <w:fldChar w:fldCharType="begin"/>
        </w:r>
        <w:r w:rsidR="00F0352F">
          <w:rPr>
            <w:noProof/>
            <w:webHidden/>
          </w:rPr>
          <w:instrText xml:space="preserve"> PAGEREF _Toc512713220 \h </w:instrText>
        </w:r>
        <w:r w:rsidR="00F0352F">
          <w:rPr>
            <w:noProof/>
            <w:webHidden/>
          </w:rPr>
        </w:r>
        <w:r w:rsidR="00F0352F">
          <w:rPr>
            <w:noProof/>
            <w:webHidden/>
          </w:rPr>
          <w:fldChar w:fldCharType="separate"/>
        </w:r>
        <w:r w:rsidR="00F0352F">
          <w:rPr>
            <w:noProof/>
            <w:webHidden/>
          </w:rPr>
          <w:t>A-3</w:t>
        </w:r>
        <w:r w:rsidR="00F0352F">
          <w:rPr>
            <w:noProof/>
            <w:webHidden/>
          </w:rPr>
          <w:fldChar w:fldCharType="end"/>
        </w:r>
      </w:hyperlink>
    </w:p>
    <w:p w14:paraId="08B90409" w14:textId="3ECD6F96" w:rsidR="00F0352F" w:rsidRDefault="004E2218">
      <w:pPr>
        <w:pStyle w:val="Mucluc3"/>
        <w:tabs>
          <w:tab w:val="right" w:leader="dot" w:pos="8771"/>
        </w:tabs>
        <w:rPr>
          <w:rFonts w:asciiTheme="minorHAnsi" w:eastAsiaTheme="minorEastAsia" w:hAnsiTheme="minorHAnsi" w:cstheme="minorBidi"/>
          <w:noProof/>
          <w:sz w:val="24"/>
        </w:rPr>
      </w:pPr>
      <w:hyperlink w:anchor="_Toc512713221" w:history="1">
        <w:r w:rsidR="00F0352F" w:rsidRPr="00DB7B45">
          <w:rPr>
            <w:rStyle w:val="Siuktni"/>
            <w:noProof/>
          </w:rPr>
          <w:t>A.4 Hình vẽ</w:t>
        </w:r>
        <w:r w:rsidR="00F0352F">
          <w:rPr>
            <w:noProof/>
            <w:webHidden/>
          </w:rPr>
          <w:tab/>
        </w:r>
        <w:r w:rsidR="00F0352F">
          <w:rPr>
            <w:noProof/>
            <w:webHidden/>
          </w:rPr>
          <w:fldChar w:fldCharType="begin"/>
        </w:r>
        <w:r w:rsidR="00F0352F">
          <w:rPr>
            <w:noProof/>
            <w:webHidden/>
          </w:rPr>
          <w:instrText xml:space="preserve"> PAGEREF _Toc512713221 \h </w:instrText>
        </w:r>
        <w:r w:rsidR="00F0352F">
          <w:rPr>
            <w:noProof/>
            <w:webHidden/>
          </w:rPr>
        </w:r>
        <w:r w:rsidR="00F0352F">
          <w:rPr>
            <w:noProof/>
            <w:webHidden/>
          </w:rPr>
          <w:fldChar w:fldCharType="separate"/>
        </w:r>
        <w:r w:rsidR="00F0352F">
          <w:rPr>
            <w:noProof/>
            <w:webHidden/>
          </w:rPr>
          <w:t>A-4</w:t>
        </w:r>
        <w:r w:rsidR="00F0352F">
          <w:rPr>
            <w:noProof/>
            <w:webHidden/>
          </w:rPr>
          <w:fldChar w:fldCharType="end"/>
        </w:r>
      </w:hyperlink>
    </w:p>
    <w:p w14:paraId="3CDC85C4" w14:textId="110D423C" w:rsidR="00F0352F" w:rsidRDefault="004E2218">
      <w:pPr>
        <w:pStyle w:val="Mucluc3"/>
        <w:tabs>
          <w:tab w:val="right" w:leader="dot" w:pos="8771"/>
        </w:tabs>
        <w:rPr>
          <w:rFonts w:asciiTheme="minorHAnsi" w:eastAsiaTheme="minorEastAsia" w:hAnsiTheme="minorHAnsi" w:cstheme="minorBidi"/>
          <w:noProof/>
          <w:sz w:val="24"/>
        </w:rPr>
      </w:pPr>
      <w:hyperlink w:anchor="_Toc512713222" w:history="1">
        <w:r w:rsidR="00F0352F" w:rsidRPr="00DB7B45">
          <w:rPr>
            <w:rStyle w:val="Siuktni"/>
            <w:noProof/>
          </w:rPr>
          <w:t>A.5 Tài liệu tham khảo</w:t>
        </w:r>
        <w:r w:rsidR="00F0352F">
          <w:rPr>
            <w:noProof/>
            <w:webHidden/>
          </w:rPr>
          <w:tab/>
        </w:r>
        <w:r w:rsidR="00F0352F">
          <w:rPr>
            <w:noProof/>
            <w:webHidden/>
          </w:rPr>
          <w:fldChar w:fldCharType="begin"/>
        </w:r>
        <w:r w:rsidR="00F0352F">
          <w:rPr>
            <w:noProof/>
            <w:webHidden/>
          </w:rPr>
          <w:instrText xml:space="preserve"> PAGEREF _Toc512713222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73048864" w14:textId="25FA6586" w:rsidR="00F0352F" w:rsidRDefault="004E2218">
      <w:pPr>
        <w:pStyle w:val="Mucluc3"/>
        <w:tabs>
          <w:tab w:val="right" w:leader="dot" w:pos="8771"/>
        </w:tabs>
        <w:rPr>
          <w:rFonts w:asciiTheme="minorHAnsi" w:eastAsiaTheme="minorEastAsia" w:hAnsiTheme="minorHAnsi" w:cstheme="minorBidi"/>
          <w:noProof/>
          <w:sz w:val="24"/>
        </w:rPr>
      </w:pPr>
      <w:hyperlink w:anchor="_Toc512713223" w:history="1">
        <w:r w:rsidR="00F0352F" w:rsidRPr="00DB7B45">
          <w:rPr>
            <w:rStyle w:val="Siuktni"/>
            <w:noProof/>
          </w:rPr>
          <w:t>A.6 Công thức toán học</w:t>
        </w:r>
        <w:r w:rsidR="00F0352F">
          <w:rPr>
            <w:noProof/>
            <w:webHidden/>
          </w:rPr>
          <w:tab/>
        </w:r>
        <w:r w:rsidR="00F0352F">
          <w:rPr>
            <w:noProof/>
            <w:webHidden/>
          </w:rPr>
          <w:fldChar w:fldCharType="begin"/>
        </w:r>
        <w:r w:rsidR="00F0352F">
          <w:rPr>
            <w:noProof/>
            <w:webHidden/>
          </w:rPr>
          <w:instrText xml:space="preserve"> PAGEREF _Toc512713223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0FF15C84" w14:textId="36F46DA9" w:rsidR="00F0352F" w:rsidRDefault="004E2218">
      <w:pPr>
        <w:pStyle w:val="Mucluc3"/>
        <w:tabs>
          <w:tab w:val="right" w:leader="dot" w:pos="8771"/>
        </w:tabs>
        <w:rPr>
          <w:rFonts w:asciiTheme="minorHAnsi" w:eastAsiaTheme="minorEastAsia" w:hAnsiTheme="minorHAnsi" w:cstheme="minorBidi"/>
          <w:noProof/>
          <w:sz w:val="24"/>
        </w:rPr>
      </w:pPr>
      <w:hyperlink w:anchor="_Toc512713224" w:history="1">
        <w:r w:rsidR="00F0352F" w:rsidRPr="00DB7B45">
          <w:rPr>
            <w:rStyle w:val="Siuktni"/>
            <w:noProof/>
          </w:rPr>
          <w:t>A.7 Tham chiếu chéo</w:t>
        </w:r>
        <w:r w:rsidR="00F0352F">
          <w:rPr>
            <w:noProof/>
            <w:webHidden/>
          </w:rPr>
          <w:tab/>
        </w:r>
        <w:r w:rsidR="00F0352F">
          <w:rPr>
            <w:noProof/>
            <w:webHidden/>
          </w:rPr>
          <w:fldChar w:fldCharType="begin"/>
        </w:r>
        <w:r w:rsidR="00F0352F">
          <w:rPr>
            <w:noProof/>
            <w:webHidden/>
          </w:rPr>
          <w:instrText xml:space="preserve"> PAGEREF _Toc512713224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3976F4EB" w14:textId="4C52218B" w:rsidR="00F0352F" w:rsidRDefault="004E2218">
      <w:pPr>
        <w:pStyle w:val="Mucluc3"/>
        <w:tabs>
          <w:tab w:val="right" w:leader="dot" w:pos="8771"/>
        </w:tabs>
        <w:rPr>
          <w:rFonts w:asciiTheme="minorHAnsi" w:eastAsiaTheme="minorEastAsia" w:hAnsiTheme="minorHAnsi" w:cstheme="minorBidi"/>
          <w:noProof/>
          <w:sz w:val="24"/>
        </w:rPr>
      </w:pPr>
      <w:hyperlink w:anchor="_Toc512713225" w:history="1">
        <w:r w:rsidR="00F0352F" w:rsidRPr="00DB7B45">
          <w:rPr>
            <w:rStyle w:val="Siuktni"/>
            <w:noProof/>
          </w:rPr>
          <w:t>A.8 Cập nhật mục lục và tham chiếu chéo</w:t>
        </w:r>
        <w:r w:rsidR="00F0352F">
          <w:rPr>
            <w:noProof/>
            <w:webHidden/>
          </w:rPr>
          <w:tab/>
        </w:r>
        <w:r w:rsidR="00F0352F">
          <w:rPr>
            <w:noProof/>
            <w:webHidden/>
          </w:rPr>
          <w:fldChar w:fldCharType="begin"/>
        </w:r>
        <w:r w:rsidR="00F0352F">
          <w:rPr>
            <w:noProof/>
            <w:webHidden/>
          </w:rPr>
          <w:instrText xml:space="preserve"> PAGEREF _Toc512713225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239EA15B" w14:textId="64F43059" w:rsidR="00F0352F" w:rsidRDefault="004E2218">
      <w:pPr>
        <w:pStyle w:val="Mucluc3"/>
        <w:tabs>
          <w:tab w:val="right" w:leader="dot" w:pos="8771"/>
        </w:tabs>
        <w:rPr>
          <w:rFonts w:asciiTheme="minorHAnsi" w:eastAsiaTheme="minorEastAsia" w:hAnsiTheme="minorHAnsi" w:cstheme="minorBidi"/>
          <w:noProof/>
          <w:sz w:val="24"/>
        </w:rPr>
      </w:pPr>
      <w:hyperlink w:anchor="_Toc512713226" w:history="1">
        <w:r w:rsidR="00F0352F" w:rsidRPr="00DB7B45">
          <w:rPr>
            <w:rStyle w:val="Siuktni"/>
            <w:noProof/>
          </w:rPr>
          <w:t>A.9 In quyển đồ án tốt nghiệp</w:t>
        </w:r>
        <w:r w:rsidR="00F0352F">
          <w:rPr>
            <w:noProof/>
            <w:webHidden/>
          </w:rPr>
          <w:tab/>
        </w:r>
        <w:r w:rsidR="00F0352F">
          <w:rPr>
            <w:noProof/>
            <w:webHidden/>
          </w:rPr>
          <w:fldChar w:fldCharType="begin"/>
        </w:r>
        <w:r w:rsidR="00F0352F">
          <w:rPr>
            <w:noProof/>
            <w:webHidden/>
          </w:rPr>
          <w:instrText xml:space="preserve"> PAGEREF _Toc512713226 \h </w:instrText>
        </w:r>
        <w:r w:rsidR="00F0352F">
          <w:rPr>
            <w:noProof/>
            <w:webHidden/>
          </w:rPr>
        </w:r>
        <w:r w:rsidR="00F0352F">
          <w:rPr>
            <w:noProof/>
            <w:webHidden/>
          </w:rPr>
          <w:fldChar w:fldCharType="separate"/>
        </w:r>
        <w:r w:rsidR="00F0352F">
          <w:rPr>
            <w:noProof/>
            <w:webHidden/>
          </w:rPr>
          <w:t>A-7</w:t>
        </w:r>
        <w:r w:rsidR="00F0352F">
          <w:rPr>
            <w:noProof/>
            <w:webHidden/>
          </w:rPr>
          <w:fldChar w:fldCharType="end"/>
        </w:r>
      </w:hyperlink>
    </w:p>
    <w:p w14:paraId="17A0EC90" w14:textId="35742D4F"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27" w:history="1">
        <w:r w:rsidR="00F0352F" w:rsidRPr="00DB7B45">
          <w:rPr>
            <w:rStyle w:val="Siuktni"/>
            <w:noProof/>
          </w:rPr>
          <w:t>B Đặc tả use case</w:t>
        </w:r>
        <w:r w:rsidR="00F0352F">
          <w:rPr>
            <w:noProof/>
            <w:webHidden/>
          </w:rPr>
          <w:tab/>
        </w:r>
        <w:r w:rsidR="00F0352F">
          <w:rPr>
            <w:noProof/>
            <w:webHidden/>
          </w:rPr>
          <w:fldChar w:fldCharType="begin"/>
        </w:r>
        <w:r w:rsidR="00F0352F">
          <w:rPr>
            <w:noProof/>
            <w:webHidden/>
          </w:rPr>
          <w:instrText xml:space="preserve"> PAGEREF _Toc512713227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13A01540" w14:textId="0363FBA0" w:rsidR="00F0352F" w:rsidRDefault="004E2218">
      <w:pPr>
        <w:pStyle w:val="Mucluc3"/>
        <w:tabs>
          <w:tab w:val="right" w:leader="dot" w:pos="8771"/>
        </w:tabs>
        <w:rPr>
          <w:rFonts w:asciiTheme="minorHAnsi" w:eastAsiaTheme="minorEastAsia" w:hAnsiTheme="minorHAnsi" w:cstheme="minorBidi"/>
          <w:noProof/>
          <w:sz w:val="24"/>
        </w:rPr>
      </w:pPr>
      <w:hyperlink w:anchor="_Toc512713228" w:history="1">
        <w:r w:rsidR="00F0352F" w:rsidRPr="00DB7B45">
          <w:rPr>
            <w:rStyle w:val="Siuktni"/>
            <w:noProof/>
            <w:lang w:val="vi-VN"/>
          </w:rPr>
          <w:t xml:space="preserve">B.1 Đặc tả </w:t>
        </w:r>
        <w:r w:rsidR="00F0352F" w:rsidRPr="00DB7B45">
          <w:rPr>
            <w:rStyle w:val="Siuktni"/>
            <w:noProof/>
          </w:rPr>
          <w:t>u</w:t>
        </w:r>
        <w:r w:rsidR="00F0352F" w:rsidRPr="00DB7B45">
          <w:rPr>
            <w:rStyle w:val="Siuktni"/>
            <w:noProof/>
            <w:lang w:val="vi-VN"/>
          </w:rPr>
          <w:t>se case “Thống kê tình hình mượn sách”</w:t>
        </w:r>
        <w:r w:rsidR="00F0352F">
          <w:rPr>
            <w:noProof/>
            <w:webHidden/>
          </w:rPr>
          <w:tab/>
        </w:r>
        <w:r w:rsidR="00F0352F">
          <w:rPr>
            <w:noProof/>
            <w:webHidden/>
          </w:rPr>
          <w:fldChar w:fldCharType="begin"/>
        </w:r>
        <w:r w:rsidR="00F0352F">
          <w:rPr>
            <w:noProof/>
            <w:webHidden/>
          </w:rPr>
          <w:instrText xml:space="preserve"> PAGEREF _Toc512713228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7F5BEFEB" w14:textId="74CC76D9" w:rsidR="00F0352F" w:rsidRDefault="004E2218">
      <w:pPr>
        <w:pStyle w:val="Mucluc3"/>
        <w:tabs>
          <w:tab w:val="right" w:leader="dot" w:pos="8771"/>
        </w:tabs>
        <w:rPr>
          <w:rFonts w:asciiTheme="minorHAnsi" w:eastAsiaTheme="minorEastAsia" w:hAnsiTheme="minorHAnsi" w:cstheme="minorBidi"/>
          <w:noProof/>
          <w:sz w:val="24"/>
        </w:rPr>
      </w:pPr>
      <w:hyperlink w:anchor="_Toc512713229" w:history="1">
        <w:r w:rsidR="00F0352F" w:rsidRPr="00DB7B45">
          <w:rPr>
            <w:rStyle w:val="Siuktni"/>
            <w:noProof/>
            <w:lang w:val="vi-VN"/>
          </w:rPr>
          <w:t xml:space="preserve">B.2 Đặc tả </w:t>
        </w:r>
        <w:r w:rsidR="00F0352F" w:rsidRPr="00DB7B45">
          <w:rPr>
            <w:rStyle w:val="Siuktni"/>
            <w:noProof/>
          </w:rPr>
          <w:t>u</w:t>
        </w:r>
        <w:r w:rsidR="00F0352F" w:rsidRPr="00DB7B45">
          <w:rPr>
            <w:rStyle w:val="Siuktni"/>
            <w:noProof/>
            <w:lang w:val="vi-VN"/>
          </w:rPr>
          <w:t>se case “Đăng ký làm thẻ mượn”</w:t>
        </w:r>
        <w:r w:rsidR="00F0352F">
          <w:rPr>
            <w:noProof/>
            <w:webHidden/>
          </w:rPr>
          <w:tab/>
        </w:r>
        <w:r w:rsidR="00F0352F">
          <w:rPr>
            <w:noProof/>
            <w:webHidden/>
          </w:rPr>
          <w:fldChar w:fldCharType="begin"/>
        </w:r>
        <w:r w:rsidR="00F0352F">
          <w:rPr>
            <w:noProof/>
            <w:webHidden/>
          </w:rPr>
          <w:instrText xml:space="preserve"> PAGEREF _Toc512713229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05100901" w14:textId="316771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0" w:history="1">
        <w:r w:rsidR="00F0352F" w:rsidRPr="00DB7B45">
          <w:rPr>
            <w:rStyle w:val="Siuktni"/>
            <w:noProof/>
          </w:rPr>
          <w:t>C Công nghệ sử dụng</w:t>
        </w:r>
        <w:r w:rsidR="00F0352F">
          <w:rPr>
            <w:noProof/>
            <w:webHidden/>
          </w:rPr>
          <w:tab/>
        </w:r>
        <w:r w:rsidR="00F0352F">
          <w:rPr>
            <w:noProof/>
            <w:webHidden/>
          </w:rPr>
          <w:fldChar w:fldCharType="begin"/>
        </w:r>
        <w:r w:rsidR="00F0352F">
          <w:rPr>
            <w:noProof/>
            <w:webHidden/>
          </w:rPr>
          <w:instrText xml:space="preserve"> PAGEREF _Toc512713230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3361DF0" w14:textId="7EC45507" w:rsidR="00F0352F" w:rsidRDefault="004E2218">
      <w:pPr>
        <w:pStyle w:val="Mucluc3"/>
        <w:tabs>
          <w:tab w:val="right" w:leader="dot" w:pos="8771"/>
        </w:tabs>
        <w:rPr>
          <w:rFonts w:asciiTheme="minorHAnsi" w:eastAsiaTheme="minorEastAsia" w:hAnsiTheme="minorHAnsi" w:cstheme="minorBidi"/>
          <w:noProof/>
          <w:sz w:val="24"/>
        </w:rPr>
      </w:pPr>
      <w:hyperlink w:anchor="_Toc512713231" w:history="1">
        <w:r w:rsidR="00F0352F" w:rsidRPr="00DB7B45">
          <w:rPr>
            <w:rStyle w:val="Siuktni"/>
            <w:noProof/>
          </w:rPr>
          <w:t>C.1 Công nghệ bảo mật dữ liệu</w:t>
        </w:r>
        <w:r w:rsidR="00F0352F">
          <w:rPr>
            <w:noProof/>
            <w:webHidden/>
          </w:rPr>
          <w:tab/>
        </w:r>
        <w:r w:rsidR="00F0352F">
          <w:rPr>
            <w:noProof/>
            <w:webHidden/>
          </w:rPr>
          <w:fldChar w:fldCharType="begin"/>
        </w:r>
        <w:r w:rsidR="00F0352F">
          <w:rPr>
            <w:noProof/>
            <w:webHidden/>
          </w:rPr>
          <w:instrText xml:space="preserve"> PAGEREF _Toc512713231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E277154" w14:textId="4E802725" w:rsidR="00F0352F" w:rsidRDefault="004E2218">
      <w:pPr>
        <w:pStyle w:val="Mucluc3"/>
        <w:tabs>
          <w:tab w:val="right" w:leader="dot" w:pos="8771"/>
        </w:tabs>
        <w:rPr>
          <w:rFonts w:asciiTheme="minorHAnsi" w:eastAsiaTheme="minorEastAsia" w:hAnsiTheme="minorHAnsi" w:cstheme="minorBidi"/>
          <w:noProof/>
          <w:sz w:val="24"/>
        </w:rPr>
      </w:pPr>
      <w:hyperlink w:anchor="_Toc512713232" w:history="1">
        <w:r w:rsidR="00F0352F" w:rsidRPr="00DB7B45">
          <w:rPr>
            <w:rStyle w:val="Siuktni"/>
            <w:noProof/>
          </w:rPr>
          <w:t>C.2 Công nghệ blockchain</w:t>
        </w:r>
        <w:r w:rsidR="00F0352F">
          <w:rPr>
            <w:noProof/>
            <w:webHidden/>
          </w:rPr>
          <w:tab/>
        </w:r>
        <w:r w:rsidR="00F0352F">
          <w:rPr>
            <w:noProof/>
            <w:webHidden/>
          </w:rPr>
          <w:fldChar w:fldCharType="begin"/>
        </w:r>
        <w:r w:rsidR="00F0352F">
          <w:rPr>
            <w:noProof/>
            <w:webHidden/>
          </w:rPr>
          <w:instrText xml:space="preserve"> PAGEREF _Toc512713232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2A3387FF" w14:textId="62FDBBF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3" w:history="1">
        <w:r w:rsidR="00F0352F" w:rsidRPr="00DB7B45">
          <w:rPr>
            <w:rStyle w:val="Siuktni"/>
            <w:noProof/>
          </w:rPr>
          <w:t>D Thiết kế gói</w:t>
        </w:r>
        <w:r w:rsidR="00F0352F">
          <w:rPr>
            <w:noProof/>
            <w:webHidden/>
          </w:rPr>
          <w:tab/>
        </w:r>
        <w:r w:rsidR="00F0352F">
          <w:rPr>
            <w:noProof/>
            <w:webHidden/>
          </w:rPr>
          <w:fldChar w:fldCharType="begin"/>
        </w:r>
        <w:r w:rsidR="00F0352F">
          <w:rPr>
            <w:noProof/>
            <w:webHidden/>
          </w:rPr>
          <w:instrText xml:space="preserve"> PAGEREF _Toc512713233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15F50B5E" w14:textId="47D9FBDD" w:rsidR="00F0352F" w:rsidRDefault="004E2218">
      <w:pPr>
        <w:pStyle w:val="Mucluc3"/>
        <w:tabs>
          <w:tab w:val="right" w:leader="dot" w:pos="8771"/>
        </w:tabs>
        <w:rPr>
          <w:rFonts w:asciiTheme="minorHAnsi" w:eastAsiaTheme="minorEastAsia" w:hAnsiTheme="minorHAnsi" w:cstheme="minorBidi"/>
          <w:noProof/>
          <w:sz w:val="24"/>
        </w:rPr>
      </w:pPr>
      <w:hyperlink w:anchor="_Toc512713234" w:history="1">
        <w:r w:rsidR="00F0352F" w:rsidRPr="00DB7B45">
          <w:rPr>
            <w:rStyle w:val="Siuktni"/>
            <w:noProof/>
          </w:rPr>
          <w:t>D.1 Thiết kế gói cho kiến trúc tổng quan</w:t>
        </w:r>
        <w:r w:rsidR="00F0352F">
          <w:rPr>
            <w:noProof/>
            <w:webHidden/>
          </w:rPr>
          <w:tab/>
        </w:r>
        <w:r w:rsidR="00F0352F">
          <w:rPr>
            <w:noProof/>
            <w:webHidden/>
          </w:rPr>
          <w:fldChar w:fldCharType="begin"/>
        </w:r>
        <w:r w:rsidR="00F0352F">
          <w:rPr>
            <w:noProof/>
            <w:webHidden/>
          </w:rPr>
          <w:instrText xml:space="preserve"> PAGEREF _Toc512713234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74C1E4CB" w14:textId="447D417E" w:rsidR="00F0352F" w:rsidRDefault="004E2218">
      <w:pPr>
        <w:pStyle w:val="Mucluc3"/>
        <w:tabs>
          <w:tab w:val="right" w:leader="dot" w:pos="8771"/>
        </w:tabs>
        <w:rPr>
          <w:rFonts w:asciiTheme="minorHAnsi" w:eastAsiaTheme="minorEastAsia" w:hAnsiTheme="minorHAnsi" w:cstheme="minorBidi"/>
          <w:noProof/>
          <w:sz w:val="24"/>
        </w:rPr>
      </w:pPr>
      <w:hyperlink w:anchor="_Toc512713235" w:history="1">
        <w:r w:rsidR="00F0352F" w:rsidRPr="00DB7B45">
          <w:rPr>
            <w:rStyle w:val="Siuktni"/>
            <w:noProof/>
          </w:rPr>
          <w:t>D.2 Thiết kế gói cho chức năng “Trả sách”</w:t>
        </w:r>
        <w:r w:rsidR="00F0352F">
          <w:rPr>
            <w:noProof/>
            <w:webHidden/>
          </w:rPr>
          <w:tab/>
        </w:r>
        <w:r w:rsidR="00F0352F">
          <w:rPr>
            <w:noProof/>
            <w:webHidden/>
          </w:rPr>
          <w:fldChar w:fldCharType="begin"/>
        </w:r>
        <w:r w:rsidR="00F0352F">
          <w:rPr>
            <w:noProof/>
            <w:webHidden/>
          </w:rPr>
          <w:instrText xml:space="preserve"> PAGEREF _Toc512713235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4D73432B" w14:textId="08B8EE8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6" w:history="1">
        <w:r w:rsidR="00F0352F" w:rsidRPr="00DB7B45">
          <w:rPr>
            <w:rStyle w:val="Siuktni"/>
            <w:noProof/>
          </w:rPr>
          <w:t>E Thiết kế lớp</w:t>
        </w:r>
        <w:r w:rsidR="00F0352F">
          <w:rPr>
            <w:noProof/>
            <w:webHidden/>
          </w:rPr>
          <w:tab/>
        </w:r>
        <w:r w:rsidR="00F0352F">
          <w:rPr>
            <w:noProof/>
            <w:webHidden/>
          </w:rPr>
          <w:fldChar w:fldCharType="begin"/>
        </w:r>
        <w:r w:rsidR="00F0352F">
          <w:rPr>
            <w:noProof/>
            <w:webHidden/>
          </w:rPr>
          <w:instrText xml:space="preserve"> PAGEREF _Toc512713236 \h </w:instrText>
        </w:r>
        <w:r w:rsidR="00F0352F">
          <w:rPr>
            <w:noProof/>
            <w:webHidden/>
          </w:rPr>
        </w:r>
        <w:r w:rsidR="00F0352F">
          <w:rPr>
            <w:noProof/>
            <w:webHidden/>
          </w:rPr>
          <w:fldChar w:fldCharType="separate"/>
        </w:r>
        <w:r w:rsidR="00F0352F">
          <w:rPr>
            <w:noProof/>
            <w:webHidden/>
          </w:rPr>
          <w:t>E-8</w:t>
        </w:r>
        <w:r w:rsidR="00F0352F">
          <w:rPr>
            <w:noProof/>
            <w:webHidden/>
          </w:rPr>
          <w:fldChar w:fldCharType="end"/>
        </w:r>
      </w:hyperlink>
    </w:p>
    <w:p w14:paraId="57A50661" w14:textId="55DADCA0"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8" w:name="_Toc510882186"/>
      <w:bookmarkStart w:id="19" w:name="_Toc512713175"/>
      <w:r>
        <w:lastRenderedPageBreak/>
        <w:t xml:space="preserve">Danh mục hình </w:t>
      </w:r>
      <w:r w:rsidR="009166D2">
        <w:rPr>
          <w:lang w:val="vi-VN"/>
        </w:rPr>
        <w:t>vẽ</w:t>
      </w:r>
      <w:bookmarkEnd w:id="18"/>
      <w:bookmarkEnd w:id="19"/>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20" w:name="_Toc510882187"/>
      <w:bookmarkStart w:id="21" w:name="_Toc512713176"/>
      <w:r>
        <w:lastRenderedPageBreak/>
        <w:t>Danh mục bảng</w:t>
      </w:r>
      <w:bookmarkEnd w:id="20"/>
      <w:bookmarkEnd w:id="21"/>
    </w:p>
    <w:p w14:paraId="602615A1" w14:textId="285B7CB3" w:rsidR="00880FFD" w:rsidRDefault="00ED002A">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"Bảng" </w:instrText>
      </w:r>
      <w:r>
        <w:fldChar w:fldCharType="separate"/>
      </w:r>
      <w:hyperlink w:anchor="_Toc512675506" w:history="1">
        <w:r w:rsidR="00880FFD" w:rsidRPr="00D2156D">
          <w:rPr>
            <w:rStyle w:val="Siuktni"/>
            <w:b/>
            <w:noProof/>
          </w:rPr>
          <w:t>Bảng 1</w:t>
        </w:r>
        <w:r w:rsidR="00880FFD" w:rsidRPr="00D2156D">
          <w:rPr>
            <w:rStyle w:val="Siuktni"/>
            <w:noProof/>
          </w:rPr>
          <w:t xml:space="preserve"> Danh sách thư viện và công cụ sử dụng</w:t>
        </w:r>
        <w:r w:rsidR="00880FFD">
          <w:rPr>
            <w:noProof/>
            <w:webHidden/>
          </w:rPr>
          <w:tab/>
        </w:r>
        <w:r w:rsidR="00880FFD">
          <w:rPr>
            <w:noProof/>
            <w:webHidden/>
          </w:rPr>
          <w:fldChar w:fldCharType="begin"/>
        </w:r>
        <w:r w:rsidR="00880FFD">
          <w:rPr>
            <w:noProof/>
            <w:webHidden/>
          </w:rPr>
          <w:instrText xml:space="preserve"> PAGEREF _Toc512675506 \h </w:instrText>
        </w:r>
        <w:r w:rsidR="00880FFD">
          <w:rPr>
            <w:noProof/>
            <w:webHidden/>
          </w:rPr>
        </w:r>
        <w:r w:rsidR="00880FFD">
          <w:rPr>
            <w:noProof/>
            <w:webHidden/>
          </w:rPr>
          <w:fldChar w:fldCharType="separate"/>
        </w:r>
        <w:r w:rsidR="00880FFD">
          <w:rPr>
            <w:noProof/>
            <w:webHidden/>
          </w:rPr>
          <w:t>12</w:t>
        </w:r>
        <w:r w:rsidR="00880FFD">
          <w:rPr>
            <w:noProof/>
            <w:webHidden/>
          </w:rPr>
          <w:fldChar w:fldCharType="end"/>
        </w:r>
      </w:hyperlink>
    </w:p>
    <w:p w14:paraId="3018AF69" w14:textId="41CCE9F0"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7" w:history="1">
        <w:r w:rsidR="00880FFD" w:rsidRPr="00D2156D">
          <w:rPr>
            <w:rStyle w:val="Siuktni"/>
            <w:b/>
            <w:noProof/>
          </w:rPr>
          <w:t>Bảng 2</w:t>
        </w:r>
        <w:r w:rsidR="00880FFD" w:rsidRPr="00D2156D">
          <w:rPr>
            <w:rStyle w:val="Siuktni"/>
            <w:noProof/>
          </w:rPr>
          <w:t xml:space="preserve"> Ví dụ sử dụng bảng</w:t>
        </w:r>
        <w:r w:rsidR="00880FFD">
          <w:rPr>
            <w:noProof/>
            <w:webHidden/>
          </w:rPr>
          <w:tab/>
        </w:r>
        <w:r w:rsidR="00880FFD">
          <w:rPr>
            <w:noProof/>
            <w:webHidden/>
          </w:rPr>
          <w:fldChar w:fldCharType="begin"/>
        </w:r>
        <w:r w:rsidR="00880FFD">
          <w:rPr>
            <w:noProof/>
            <w:webHidden/>
          </w:rPr>
          <w:instrText xml:space="preserve"> PAGEREF _Toc512675507 \h </w:instrText>
        </w:r>
        <w:r w:rsidR="00880FFD">
          <w:rPr>
            <w:noProof/>
            <w:webHidden/>
          </w:rPr>
        </w:r>
        <w:r w:rsidR="00880FFD">
          <w:rPr>
            <w:noProof/>
            <w:webHidden/>
          </w:rPr>
          <w:fldChar w:fldCharType="separate"/>
        </w:r>
        <w:r w:rsidR="00880FFD">
          <w:rPr>
            <w:noProof/>
            <w:webHidden/>
          </w:rPr>
          <w:t>A-3</w:t>
        </w:r>
        <w:r w:rsidR="00880FFD">
          <w:rPr>
            <w:noProof/>
            <w:webHidden/>
          </w:rPr>
          <w:fldChar w:fldCharType="end"/>
        </w:r>
      </w:hyperlink>
    </w:p>
    <w:p w14:paraId="333F7CF8" w14:textId="11C57BAB" w:rsidR="00ED002A" w:rsidRDefault="00ED002A" w:rsidP="00AF72F6">
      <w:pPr>
        <w:pStyle w:val="u1"/>
        <w:framePr w:wrap="notBeside"/>
        <w:numPr>
          <w:ilvl w:val="0"/>
          <w:numId w:val="0"/>
        </w:numPr>
      </w:pPr>
      <w:r>
        <w:lastRenderedPageBreak/>
        <w:fldChar w:fldCharType="end"/>
      </w:r>
      <w:bookmarkStart w:id="22" w:name="_Toc512713177"/>
      <w:bookmarkStart w:id="23" w:name="_Toc510882188"/>
      <w:r w:rsidR="0060235B">
        <w:t>Danh mục công thức</w:t>
      </w:r>
      <w:bookmarkEnd w:id="22"/>
      <w:r w:rsidR="0060235B">
        <w:t xml:space="preserve"> </w:t>
      </w:r>
      <w:bookmarkEnd w:id="23"/>
    </w:p>
    <w:p w14:paraId="1914DF24" w14:textId="5F354520" w:rsidR="00880FFD" w:rsidRDefault="004406B9">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"Công thức" </w:instrText>
      </w:r>
      <w:r>
        <w:fldChar w:fldCharType="separate"/>
      </w:r>
      <w:hyperlink w:anchor="_Toc512675508" w:history="1">
        <w:r w:rsidR="00880FFD" w:rsidRPr="00CB399E">
          <w:rPr>
            <w:rStyle w:val="Siuktni"/>
            <w:b/>
            <w:noProof/>
          </w:rPr>
          <w:t>Công thức 1</w:t>
        </w:r>
        <w:r w:rsidR="00880FFD" w:rsidRPr="00CB399E">
          <w:rPr>
            <w:rStyle w:val="Siuktni"/>
            <w:noProof/>
          </w:rPr>
          <w:t xml:space="preserve"> Khai triển Newton</w:t>
        </w:r>
        <w:r w:rsidR="00880FFD">
          <w:rPr>
            <w:noProof/>
            <w:webHidden/>
          </w:rPr>
          <w:tab/>
        </w:r>
        <w:r w:rsidR="00880FFD">
          <w:rPr>
            <w:noProof/>
            <w:webHidden/>
          </w:rPr>
          <w:fldChar w:fldCharType="begin"/>
        </w:r>
        <w:r w:rsidR="00880FFD">
          <w:rPr>
            <w:noProof/>
            <w:webHidden/>
          </w:rPr>
          <w:instrText xml:space="preserve"> PAGEREF _Toc512675508 \h </w:instrText>
        </w:r>
        <w:r w:rsidR="00880FFD">
          <w:rPr>
            <w:noProof/>
            <w:webHidden/>
          </w:rPr>
        </w:r>
        <w:r w:rsidR="00880FFD">
          <w:rPr>
            <w:noProof/>
            <w:webHidden/>
          </w:rPr>
          <w:fldChar w:fldCharType="separate"/>
        </w:r>
        <w:r w:rsidR="00880FFD">
          <w:rPr>
            <w:noProof/>
            <w:webHidden/>
          </w:rPr>
          <w:t>A-6</w:t>
        </w:r>
        <w:r w:rsidR="00880FFD">
          <w:rPr>
            <w:noProof/>
            <w:webHidden/>
          </w:rPr>
          <w:fldChar w:fldCharType="end"/>
        </w:r>
      </w:hyperlink>
    </w:p>
    <w:p w14:paraId="05D670A9" w14:textId="13C8CAB3"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u1"/>
        <w:framePr w:wrap="notBeside"/>
        <w:numPr>
          <w:ilvl w:val="0"/>
          <w:numId w:val="0"/>
        </w:numPr>
      </w:pPr>
      <w:bookmarkStart w:id="24" w:name="_Toc510882189"/>
      <w:bookmarkStart w:id="25" w:name="_Toc512713178"/>
      <w:r>
        <w:lastRenderedPageBreak/>
        <w:t>Danh mục</w:t>
      </w:r>
      <w:r w:rsidR="009D5EA0">
        <w:t xml:space="preserve"> các từ viết tắt</w:t>
      </w:r>
      <w:bookmarkEnd w:id="24"/>
      <w:bookmarkEnd w:id="2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6" w:name="_Toc510882190"/>
      <w:bookmarkStart w:id="27" w:name="_Toc512713179"/>
      <w:r>
        <w:lastRenderedPageBreak/>
        <w:t xml:space="preserve">Danh mục </w:t>
      </w:r>
      <w:r w:rsidR="009D5EA0">
        <w:t>thuật ngữ</w:t>
      </w:r>
      <w:bookmarkEnd w:id="26"/>
      <w:bookmarkEnd w:id="2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u1"/>
        <w:framePr w:wrap="notBeside"/>
      </w:pPr>
      <w:bookmarkStart w:id="29" w:name="_Toc510882191"/>
      <w:bookmarkStart w:id="30" w:name="_Ref510900383"/>
      <w:bookmarkStart w:id="31" w:name="_Toc51271318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u2"/>
      </w:pPr>
      <w:bookmarkStart w:id="32" w:name="_Ref512669431"/>
      <w:bookmarkStart w:id="33" w:name="_Toc512713181"/>
      <w:r>
        <w:t xml:space="preserve">Đặt </w:t>
      </w:r>
      <w:r w:rsidR="00C901D6">
        <w:t>vấn đề</w:t>
      </w:r>
      <w:bookmarkEnd w:id="32"/>
      <w:bookmarkEnd w:id="33"/>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592B2791"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ứng dụng, tích hợp các công nghệ , dịch vụ mới, hữu ích cho người sử dụng.</w:t>
      </w:r>
    </w:p>
    <w:p w14:paraId="19C8D163" w14:textId="540481E8" w:rsidR="00162525" w:rsidRPr="00D32B94" w:rsidRDefault="004E14FA" w:rsidP="00162525">
      <w:pPr>
        <w:pStyle w:val="u2"/>
        <w:rPr>
          <w:lang w:val="vi-VN"/>
        </w:rPr>
      </w:pPr>
      <w:bookmarkStart w:id="34" w:name="_Ref510773573"/>
      <w:bookmarkStart w:id="35" w:name="_Toc510882193"/>
      <w:bookmarkStart w:id="36" w:name="_Toc512713182"/>
      <w:r>
        <w:lastRenderedPageBreak/>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7A25C1F4" w14:textId="15BBFC57"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rsidRPr="00D32B94">
        <w:rPr>
          <w:lang w:val="vi-VN"/>
        </w:rPr>
        <w:t xml:space="preserve"> </w:t>
      </w:r>
      <w:r w:rsidR="00F6107D">
        <w:fldChar w:fldCharType="begin"/>
      </w:r>
      <w:r w:rsidR="00F6107D" w:rsidRPr="00D32B94">
        <w:rPr>
          <w:lang w:val="vi-VN"/>
        </w:rPr>
        <w:instrText xml:space="preserve"> REF _Ref512669431 \r \h </w:instrText>
      </w:r>
      <w:r w:rsidR="00F6107D">
        <w:fldChar w:fldCharType="separate"/>
      </w:r>
      <w:r w:rsidR="00880FFD" w:rsidRPr="00D32B94">
        <w:rPr>
          <w:lang w:val="vi-VN"/>
        </w:rPr>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242D9004" w:rsidR="00E22411" w:rsidRPr="00A2369E" w:rsidRDefault="00F6107D" w:rsidP="00E22411">
      <w:pPr>
        <w:rPr>
          <w:lang w:val="vi-VN"/>
        </w:rPr>
      </w:pPr>
      <w:r w:rsidRPr="00541FC9">
        <w:rPr>
          <w:lang w:val="vi-VN"/>
        </w:rPr>
        <w:t>T</w:t>
      </w:r>
      <w:r w:rsidR="00E77597">
        <w:rPr>
          <w:lang w:val="vi-VN"/>
        </w:rPr>
        <w:t xml:space="preserve">rong phần này, sinh viên </w:t>
      </w:r>
      <w:r w:rsidRPr="00541FC9">
        <w:rPr>
          <w:lang w:val="vi-VN"/>
        </w:rPr>
        <w:t xml:space="preserve">lưu ý </w:t>
      </w:r>
      <w:r w:rsidR="00E77597">
        <w:rPr>
          <w:lang w:val="vi-VN"/>
        </w:rPr>
        <w:t>chỉ trình bày tổng quan, không đi vào chi tiết của vấn đề hoặc giải pháp.</w:t>
      </w:r>
      <w:r w:rsidR="0006153C">
        <w:rPr>
          <w:lang w:val="vi-VN"/>
        </w:rPr>
        <w:t xml:space="preserve"> </w:t>
      </w:r>
      <w:r w:rsidRPr="00541FC9">
        <w:rPr>
          <w:lang w:val="vi-VN"/>
        </w:rPr>
        <w:t>Nội dung</w:t>
      </w:r>
      <w:r w:rsidR="0006153C">
        <w:rPr>
          <w:lang w:val="vi-VN"/>
        </w:rPr>
        <w:t xml:space="preserve"> chi tiết sẽ được trình bày trong các chương tiếp theo, đặc biệt </w:t>
      </w:r>
      <w:r w:rsidR="00D10F18" w:rsidRPr="00541FC9">
        <w:rPr>
          <w:lang w:val="vi-VN"/>
        </w:rPr>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880FFD">
        <w:rPr>
          <w:lang w:val="vi-VN"/>
        </w:rPr>
        <w:t>Chương 5</w:t>
      </w:r>
      <w:r w:rsidR="0006153C">
        <w:rPr>
          <w:lang w:val="vi-VN"/>
        </w:rPr>
        <w:fldChar w:fldCharType="end"/>
      </w:r>
      <w:r w:rsidR="0006153C">
        <w:rPr>
          <w:lang w:val="vi-VN"/>
        </w:rPr>
        <w:t>.</w:t>
      </w:r>
    </w:p>
    <w:p w14:paraId="1BCFFEBE" w14:textId="77777777" w:rsidR="00CD11F2" w:rsidRDefault="00014916" w:rsidP="00014916">
      <w:pPr>
        <w:pStyle w:val="u2"/>
      </w:pPr>
      <w:bookmarkStart w:id="37" w:name="_Ref510797590"/>
      <w:bookmarkStart w:id="38" w:name="_Toc510882194"/>
      <w:bookmarkStart w:id="39" w:name="_Toc512713183"/>
      <w:r>
        <w:t>Định hướng giải pháp</w:t>
      </w:r>
      <w:bookmarkEnd w:id="37"/>
      <w:bookmarkEnd w:id="38"/>
      <w:bookmarkEnd w:id="39"/>
    </w:p>
    <w:p w14:paraId="156C6FBB" w14:textId="67E3D445"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880FFD">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531918AD" w:rsidR="00CA5B21" w:rsidRPr="00D646D0"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rsidRPr="00541FC9">
        <w:rPr>
          <w:lang w:val="vi-VN"/>
        </w:rPr>
        <w:t>nhanh</w:t>
      </w:r>
      <w:r w:rsidR="00B102C7">
        <w:rPr>
          <w:lang w:val="vi-VN"/>
        </w:rPr>
        <w:t xml:space="preserve"> lý do lựa chọn.</w:t>
      </w:r>
    </w:p>
    <w:p w14:paraId="35D5A56C" w14:textId="77777777" w:rsidR="008C6F11" w:rsidRDefault="00E42498" w:rsidP="00E42498">
      <w:pPr>
        <w:pStyle w:val="u2"/>
      </w:pPr>
      <w:bookmarkStart w:id="40" w:name="_Toc510882195"/>
      <w:bookmarkStart w:id="41" w:name="_Toc51271318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AC849B1" w14:textId="77777777" w:rsidR="00D32B94" w:rsidRPr="00D32B94" w:rsidRDefault="00D32B94" w:rsidP="00D32B94">
      <w:pPr>
        <w:rPr>
          <w:lang w:val="vi-VN"/>
        </w:rPr>
      </w:pPr>
      <w:r w:rsidRPr="00D32B94">
        <w:rPr>
          <w:lang w:val="vi-VN"/>
        </w:rPr>
        <w:lastRenderedPageBreak/>
        <w:t>Chương 2: Phân tích yêu cầu bài toán.</w:t>
      </w:r>
    </w:p>
    <w:p w14:paraId="40BFC84B" w14:textId="77777777" w:rsidR="00D32B94" w:rsidRPr="00D32B94" w:rsidRDefault="00D32B94" w:rsidP="00D32B94">
      <w:pPr>
        <w:rPr>
          <w:lang w:val="vi-VN"/>
        </w:rPr>
      </w:pPr>
      <w:r w:rsidRPr="00D32B94">
        <w:rPr>
          <w:lang w:val="vi-VN"/>
        </w:rPr>
        <w:t>Nội dung chương 2 trình bày kết quả khảo sát các ứng dụng tương tự trên thị trường và phân tích các công nghệ dùng trong hệ thống.</w:t>
      </w:r>
    </w:p>
    <w:p w14:paraId="1873B98B" w14:textId="77777777" w:rsidR="00D32B94" w:rsidRPr="00D32B94" w:rsidRDefault="00D32B94" w:rsidP="00D32B94">
      <w:pPr>
        <w:rPr>
          <w:lang w:val="vi-VN"/>
        </w:rPr>
      </w:pPr>
      <w:r w:rsidRPr="00D32B94">
        <w:rPr>
          <w:lang w:val="vi-VN"/>
        </w:rPr>
        <w:t>Chương 3: Phân tích thiết kế hệ thống.</w:t>
      </w:r>
    </w:p>
    <w:p w14:paraId="2AA1CA3C" w14:textId="77777777" w:rsidR="00D32B94" w:rsidRPr="00D32B94" w:rsidRDefault="00D32B94" w:rsidP="00D32B94">
      <w:pPr>
        <w:rPr>
          <w:lang w:val="vi-VN"/>
        </w:rPr>
      </w:pPr>
      <w:r w:rsidRPr="00D32B94">
        <w:rPr>
          <w:lang w:val="vi-VN"/>
        </w:rPr>
        <w:t>Nội dung chương 4 trình bày các phân tích thiết kế của hệ thống, thiết kế cấu trúc dữ liệu và xây dựng phát triển hệ thống.</w:t>
      </w:r>
    </w:p>
    <w:p w14:paraId="1BD8373E" w14:textId="77777777" w:rsidR="00D32B94" w:rsidRPr="00D32B94" w:rsidRDefault="00D32B94" w:rsidP="00D32B94">
      <w:pPr>
        <w:rPr>
          <w:lang w:val="vi-VN"/>
        </w:rPr>
      </w:pPr>
      <w:r w:rsidRPr="00D32B94">
        <w:rPr>
          <w:lang w:val="vi-VN"/>
        </w:rPr>
        <w:t xml:space="preserve">Chương 4: </w:t>
      </w:r>
    </w:p>
    <w:p w14:paraId="50CBF806" w14:textId="77777777" w:rsidR="00D32B94" w:rsidRPr="00D32B94" w:rsidRDefault="00D32B94" w:rsidP="00D32B94">
      <w:pPr>
        <w:rPr>
          <w:lang w:val="vi-VN"/>
        </w:rPr>
      </w:pPr>
      <w:r w:rsidRPr="00D32B94">
        <w:rPr>
          <w:lang w:val="vi-VN"/>
        </w:rPr>
        <w:t>Chương 5: Kết luận và hướng phát triển.</w:t>
      </w:r>
    </w:p>
    <w:p w14:paraId="26C121DA" w14:textId="3BF6E85B" w:rsidR="00CA1DA4" w:rsidRPr="0062205F" w:rsidRDefault="00D32B94" w:rsidP="00D32B94">
      <w:pPr>
        <w:rPr>
          <w:lang w:val="vi-VN"/>
        </w:rPr>
      </w:pPr>
      <w:r w:rsidRPr="00F579E4">
        <w:rPr>
          <w:lang w:val="vi-VN"/>
        </w:rPr>
        <w:t>Chương 5 sẽ trình bày tóm tắt các nội dung mà đồ án đã đạt được, đồng thời đánh giá ưu và nhược điểm của hệ thống cùng với định hướng giải pháp trong tương lai.</w:t>
      </w:r>
      <w:r w:rsidR="00B520E7">
        <w:rPr>
          <w:lang w:val="vi-VN"/>
        </w:rPr>
        <w:t>.</w:t>
      </w:r>
    </w:p>
    <w:p w14:paraId="6B05B2E4" w14:textId="65D6C8F1" w:rsidR="00AB7F25" w:rsidRPr="00A2369E" w:rsidRDefault="00FA7697" w:rsidP="00C67086">
      <w:pPr>
        <w:pStyle w:val="u1"/>
        <w:framePr w:w="8309" w:wrap="notBeside" w:hAnchor="page" w:x="2194" w:y="-3"/>
        <w:rPr>
          <w:lang w:val="vi-VN"/>
        </w:rPr>
      </w:pPr>
      <w:bookmarkStart w:id="42" w:name="_Ref510797771"/>
      <w:bookmarkStart w:id="43" w:name="_Toc510882196"/>
      <w:bookmarkStart w:id="44" w:name="_Toc5127131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1951F131" w14:textId="70939E97" w:rsidR="005D32F6" w:rsidRPr="005D32F6" w:rsidRDefault="00EF5E82" w:rsidP="001A39FB">
      <w:pPr>
        <w:rPr>
          <w:lang w:val="vi-VN"/>
        </w:rPr>
      </w:pPr>
      <w:r w:rsidRPr="00EF5E82">
        <w:rPr>
          <w:lang w:val="vi-VN"/>
        </w:rPr>
        <w:t>Tiếp nối chương I,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5" w:name="_Toc512713186"/>
      <w:bookmarkStart w:id="46" w:name="_Ref510859496"/>
      <w:bookmarkStart w:id="47" w:name="_Toc510882197"/>
      <w:r>
        <w:t>Khảo sát hiện</w:t>
      </w:r>
      <w:r>
        <w:rPr>
          <w:lang w:val="vi-VN"/>
        </w:rPr>
        <w:t xml:space="preserve"> </w:t>
      </w:r>
      <w:r>
        <w:t>trạng</w:t>
      </w:r>
      <w:bookmarkEnd w:id="45"/>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209A102E"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5ECDC889" w14:textId="2AD2CB0E" w:rsidR="00EF5E82" w:rsidRDefault="00EF5E82" w:rsidP="00EF5E82">
      <w:pPr>
        <w:pStyle w:val="oancuaDanhsach"/>
        <w:rPr>
          <w:lang w:val="vi-VN"/>
        </w:rPr>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67446476" w:rsidR="008D7318" w:rsidRDefault="008D7318" w:rsidP="008D7318">
      <w:pPr>
        <w:pStyle w:val="oancuaDanhsach"/>
        <w:numPr>
          <w:ilvl w:val="0"/>
          <w:numId w:val="9"/>
        </w:numPr>
        <w:rPr>
          <w:lang w:val="vi-VN"/>
        </w:rPr>
      </w:pPr>
      <w:r w:rsidRPr="008D7318">
        <w:rPr>
          <w:b/>
          <w:lang w:val="vi-VN"/>
        </w:rPr>
        <w:t>AhaMove:</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45CEE240" w14:textId="2D21E6CD" w:rsidR="008D7318" w:rsidRDefault="008D7318" w:rsidP="008D7318">
      <w:pPr>
        <w:pStyle w:val="oancuaDanhsach"/>
        <w:rPr>
          <w:lang w:val="vi-VN"/>
        </w:rPr>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0F051B23" w:rsidR="004E2218" w:rsidRDefault="00360546" w:rsidP="004E2218">
      <w:pPr>
        <w:pStyle w:val="oancuaDanhsach"/>
        <w:numPr>
          <w:ilvl w:val="0"/>
          <w:numId w:val="9"/>
        </w:numPr>
        <w:rPr>
          <w:lang w:val="vi-VN"/>
        </w:rPr>
      </w:pPr>
      <w:r w:rsidRPr="00360546">
        <w:rPr>
          <w:lang w:val="vi-VN"/>
        </w:rPr>
        <w:t>ShipVN: ShipVN là hệ thống dịch vụ phần mềm thông minh hỗ trợ tương tác giữa người bán hàng (shop) và người giao hàng (shipper) thông qua thiết bị di động (điện thoại) hoặc máy tính bảng.</w:t>
      </w:r>
    </w:p>
    <w:p w14:paraId="51EECFF3" w14:textId="18B2A9D7" w:rsidR="006444A2" w:rsidRDefault="006444A2" w:rsidP="006444A2">
      <w:pPr>
        <w:pStyle w:val="oancuaDanhsach"/>
        <w:jc w:val="center"/>
        <w:rPr>
          <w:lang w:val="vi-VN"/>
        </w:rPr>
      </w:pPr>
      <w:r w:rsidRPr="004A425B">
        <w:rPr>
          <w:rFonts w:asciiTheme="majorHAnsi" w:hAnsiTheme="majorHAnsi" w:cstheme="majorHAnsi"/>
          <w:b/>
          <w:noProof/>
          <w:szCs w:val="26"/>
        </w:rPr>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lastRenderedPageBreak/>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54161536"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516C3D">
        <w:rPr>
          <w:lang w:val="vi-VN"/>
        </w:rPr>
        <w:t>s</w:t>
      </w:r>
      <w:r>
        <w:rPr>
          <w:lang w:val="vi-VN"/>
        </w:rPr>
        <w:t xml:space="preserve">inh viên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 bảng</w:t>
      </w:r>
      <w:r w:rsidR="00B162F9">
        <w:rPr>
          <w:lang w:val="vi-VN"/>
        </w:rPr>
        <w:t>:</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516C3D"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516C3D"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516C3D"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516C3D"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516C3D"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516C3D"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516C3D"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516C3D"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516C3D"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ho phép khách hàng chọn loại xe phù hợp với loại hàng hóa cần chuyển. Dựa trên kích thước và khối lượng của hàng hóa, khách hàng có thể chọn xe máy hoặc ô tô để tối ưu hóa chi phí dịch vụ</w:t>
            </w:r>
          </w:p>
        </w:tc>
      </w:tr>
      <w:tr w:rsidR="00516C3D" w:rsidRPr="00516C3D"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4EB7B118" w14:textId="5A3C80CA" w:rsidR="001E017E" w:rsidRDefault="00C21ACE" w:rsidP="006444A2">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2E9BD5AA" w14:textId="77777777" w:rsidR="001F6F8A" w:rsidRPr="006444A2" w:rsidRDefault="001F6F8A" w:rsidP="006444A2">
      <w:pPr>
        <w:rPr>
          <w:lang w:val="vi-VN"/>
        </w:rPr>
      </w:pPr>
    </w:p>
    <w:p w14:paraId="74A1FE36" w14:textId="1EAABEEA" w:rsidR="00063D42" w:rsidRPr="00360546" w:rsidRDefault="004E2218" w:rsidP="00063D42">
      <w:pPr>
        <w:pStyle w:val="oancuaDanhsach"/>
        <w:rPr>
          <w:lang w:val="vi-VN"/>
        </w:rPr>
      </w:pPr>
      <w:r>
        <w:rPr>
          <w:lang w:val="vi-VN"/>
        </w:rPr>
        <w:br w:type="textWrapping" w:clear="all"/>
      </w:r>
    </w:p>
    <w:p w14:paraId="64E0031A" w14:textId="3F07115B" w:rsidR="00EF5E82" w:rsidRPr="00EF5E82" w:rsidRDefault="00B50B5B" w:rsidP="00EF5E82">
      <w:pPr>
        <w:rPr>
          <w:lang w:val="vi-VN"/>
        </w:rPr>
      </w:pPr>
      <w:r>
        <w:rPr>
          <w:lang w:val="vi-VN"/>
        </w:rPr>
        <w:lastRenderedPageBreak/>
        <w:t xml:space="preserve"> </w:t>
      </w:r>
    </w:p>
    <w:p w14:paraId="61AD4900" w14:textId="1189F31C" w:rsidR="001A39FB" w:rsidRDefault="004A1EDD" w:rsidP="001A39FB">
      <w:pPr>
        <w:pStyle w:val="u2"/>
        <w:rPr>
          <w:lang w:val="vi-VN"/>
        </w:rPr>
      </w:pPr>
      <w:bookmarkStart w:id="48" w:name="_Ref512670741"/>
      <w:bookmarkStart w:id="49" w:name="_Toc512713187"/>
      <w:r w:rsidRPr="006840A6">
        <w:rPr>
          <w:lang w:val="vi-VN"/>
        </w:rPr>
        <w:t>Tổng quan</w:t>
      </w:r>
      <w:r>
        <w:rPr>
          <w:lang w:val="vi-VN"/>
        </w:rPr>
        <w:t xml:space="preserve"> </w:t>
      </w:r>
      <w:r w:rsidR="006E65A6">
        <w:rPr>
          <w:lang w:val="vi-VN"/>
        </w:rPr>
        <w:t>chức năng</w:t>
      </w:r>
      <w:bookmarkEnd w:id="46"/>
      <w:bookmarkEnd w:id="47"/>
      <w:bookmarkEnd w:id="48"/>
      <w:bookmarkEnd w:id="49"/>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50" w:name="_Toc510882198"/>
      <w:bookmarkStart w:id="51" w:name="_Toc512713188"/>
      <w:r>
        <w:t>Biểu đồ use case tổng quan</w:t>
      </w:r>
      <w:bookmarkEnd w:id="50"/>
      <w:bookmarkEnd w:id="51"/>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61D2A9AB" w:rsidR="00EF14A2" w:rsidRDefault="00EF14A2" w:rsidP="00EF14A2">
      <w:pPr>
        <w:rPr>
          <w:lang w:val="vi-VN"/>
        </w:rPr>
      </w:pPr>
      <w:r>
        <w:rPr>
          <w:lang w:val="vi-VN"/>
        </w:rPr>
        <w:t>Từ vai trò của các tác nhân ở trên, ta có thể xây dựng nên biểu đồ usecase tổng quát của hệ thống như hình</w:t>
      </w:r>
      <w:r w:rsidR="00361681">
        <w:rPr>
          <w:lang w:val="vi-VN"/>
        </w:rPr>
        <w:t>:</w:t>
      </w:r>
    </w:p>
    <w:p w14:paraId="69C40087" w14:textId="0A76E1A9" w:rsidR="00335755" w:rsidRDefault="00335755" w:rsidP="00EF14A2">
      <w:pPr>
        <w:rPr>
          <w:rFonts w:asciiTheme="majorHAnsi" w:hAnsiTheme="majorHAnsi" w:cstheme="majorHAnsi"/>
          <w:szCs w:val="26"/>
          <w:lang w:val="vi-VN"/>
        </w:rPr>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5.2pt;height:485.55pt" o:ole="">
            <v:imagedata r:id="rId13" o:title=""/>
          </v:shape>
          <o:OLEObject Type="Embed" ProgID="Visio.Drawing.15" ShapeID="_x0000_i1033" DrawAspect="Content" ObjectID="_1588390220" r:id="rId14"/>
        </w:object>
      </w:r>
    </w:p>
    <w:p w14:paraId="0DBBBB1B" w14:textId="6E0837AE" w:rsidR="00183557" w:rsidRPr="00183557" w:rsidRDefault="00183557" w:rsidP="00183557">
      <w:pPr>
        <w:pStyle w:val="u3"/>
        <w:rPr>
          <w:lang w:val="vi-VN"/>
        </w:rPr>
      </w:pPr>
      <w:r>
        <w:rPr>
          <w:lang w:val="vi-VN"/>
        </w:rPr>
        <w:t>Biểu đồ usecase phân rã</w:t>
      </w:r>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434A090F" w:rsidR="00015518" w:rsidRDefault="00015518" w:rsidP="00015518">
      <w:pPr>
        <w:rPr>
          <w:lang w:val="vi-VN"/>
        </w:rPr>
      </w:pPr>
      <w:r w:rsidRPr="00015518">
        <w:rPr>
          <w:lang w:val="vi-VN"/>
        </w:rPr>
        <w:t xml:space="preserve">Sau mỗi chuyến đi nếu khách hàng cảm thấy hài lòng với dịch vụ mà tài xế mang lại và có nhu cầu làm việc tiếp trong thời gian tới thì khách hàng có thể đánh dấu tài xế </w:t>
      </w:r>
      <w:r w:rsidRPr="00015518">
        <w:rPr>
          <w:lang w:val="vi-VN"/>
        </w:rPr>
        <w:lastRenderedPageBreak/>
        <w:t>vào mục ưa thích. Với chức năng này, khách hàng có thể xem danh sách tài xế ưa thích, thêm, sửa thông tin, xóa, liên hệ với tài xế ưa thích.</w:t>
      </w:r>
    </w:p>
    <w:p w14:paraId="0A4A664F" w14:textId="51C8DE13" w:rsidR="00015518" w:rsidRPr="00015518" w:rsidRDefault="00015518" w:rsidP="00015518">
      <w:pPr>
        <w:rPr>
          <w:lang w:val="vi-VN"/>
        </w:rPr>
      </w:pPr>
      <w:r w:rsidRPr="004A425B">
        <w:rPr>
          <w:rFonts w:asciiTheme="majorHAnsi" w:hAnsiTheme="majorHAnsi" w:cstheme="majorHAnsi"/>
          <w:szCs w:val="26"/>
        </w:rPr>
        <w:object w:dxaOrig="13650" w:dyaOrig="5790" w14:anchorId="71C29B33">
          <v:shape id="_x0000_i1034" type="#_x0000_t75" style="width:431.4pt;height:183.15pt" o:ole="">
            <v:imagedata r:id="rId15" o:title=""/>
          </v:shape>
          <o:OLEObject Type="Embed" ProgID="Visio.Drawing.15" ShapeID="_x0000_i1034" DrawAspect="Content" ObjectID="_1588390221" r:id="rId16"/>
        </w:objec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B37E85F"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 sửa, xóa lịch sử các chuyến đi.</w:t>
      </w:r>
    </w:p>
    <w:p w14:paraId="2ADA78A7" w14:textId="768E54D6" w:rsidR="00015518" w:rsidRDefault="00015518" w:rsidP="00015518">
      <w:pPr>
        <w:rPr>
          <w:rFonts w:asciiTheme="majorHAnsi" w:hAnsiTheme="majorHAnsi" w:cstheme="majorHAnsi"/>
          <w:b/>
          <w:szCs w:val="26"/>
        </w:rPr>
      </w:pPr>
      <w:r w:rsidRPr="004A425B">
        <w:rPr>
          <w:rFonts w:asciiTheme="majorHAnsi" w:hAnsiTheme="majorHAnsi" w:cstheme="majorHAnsi"/>
          <w:b/>
          <w:szCs w:val="26"/>
        </w:rPr>
        <w:object w:dxaOrig="10920" w:dyaOrig="6150" w14:anchorId="093D921E">
          <v:shape id="_x0000_i1035" type="#_x0000_t75" style="width:407.8pt;height:229.25pt" o:ole="">
            <v:imagedata r:id="rId17" o:title=""/>
          </v:shape>
          <o:OLEObject Type="Embed" ProgID="Visio.Drawing.15" ShapeID="_x0000_i1035" DrawAspect="Content" ObjectID="_1588390222" r:id="rId18"/>
        </w:object>
      </w:r>
    </w:p>
    <w:p w14:paraId="7C62C756" w14:textId="41523AE4" w:rsidR="00015518" w:rsidRDefault="00015518" w:rsidP="00183557">
      <w:pPr>
        <w:pStyle w:val="u4"/>
        <w:rPr>
          <w:lang w:val="vi-VN"/>
        </w:rPr>
      </w:pPr>
      <w:r w:rsidRPr="00015518">
        <w:rPr>
          <w:lang w:val="vi-VN"/>
        </w:rPr>
        <w:lastRenderedPageBreak/>
        <w:t>Biểu đồ usecase phân rã cho chức năng quản lý phương tiện</w:t>
      </w:r>
    </w:p>
    <w:p w14:paraId="0AAA0BE2" w14:textId="124F3FF3" w:rsidR="00015518" w:rsidRDefault="00015518" w:rsidP="00015518">
      <w:pPr>
        <w:rPr>
          <w:lang w:val="vi-VN"/>
        </w:rPr>
      </w:pPr>
      <w:r w:rsidRPr="00015518">
        <w:rPr>
          <w:lang w:val="vi-VN"/>
        </w:rPr>
        <w:t>Với chức năng quản lý phương tiện, tài xế có thể thực hiện các thao tác xem, sửa, xóa phương tiện thông qua hệ thống.</w:t>
      </w:r>
    </w:p>
    <w:p w14:paraId="055513CA" w14:textId="6AE16314" w:rsidR="00015518" w:rsidRPr="00015518" w:rsidRDefault="00015518" w:rsidP="00015518">
      <w:pPr>
        <w:rPr>
          <w:lang w:val="vi-VN"/>
        </w:rPr>
      </w:pPr>
      <w:r w:rsidRPr="004A425B">
        <w:rPr>
          <w:rFonts w:asciiTheme="majorHAnsi" w:hAnsiTheme="majorHAnsi" w:cstheme="majorHAnsi"/>
          <w:b/>
          <w:szCs w:val="26"/>
        </w:rPr>
        <w:object w:dxaOrig="8865" w:dyaOrig="4710" w14:anchorId="3C00198F">
          <v:shape id="_x0000_i1037" type="#_x0000_t75" style="width:398.6pt;height:210.8pt" o:ole="">
            <v:imagedata r:id="rId19" o:title=""/>
          </v:shape>
          <o:OLEObject Type="Embed" ProgID="Visio.Drawing.15" ShapeID="_x0000_i1037" DrawAspect="Content" ObjectID="_1588390223" r:id="rId20"/>
        </w:object>
      </w:r>
    </w:p>
    <w:p w14:paraId="1CA4505D" w14:textId="357252AC" w:rsidR="00DA292A" w:rsidRDefault="00DA292A" w:rsidP="00183557">
      <w:pPr>
        <w:pStyle w:val="u4"/>
        <w:rPr>
          <w:lang w:val="vi-VN"/>
        </w:rPr>
      </w:pPr>
      <w:r w:rsidRPr="00DA292A">
        <w:rPr>
          <w:lang w:val="vi-VN"/>
        </w:rPr>
        <w:t>Biểu đồ usecase cho chức năng quản trị người dùng</w:t>
      </w:r>
    </w:p>
    <w:p w14:paraId="7DDA580A" w14:textId="671534EE"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những người dùng xấu hoặc bỏ chặn.</w:t>
      </w:r>
    </w:p>
    <w:p w14:paraId="339C8D51" w14:textId="044B05BD" w:rsidR="00DA292A" w:rsidRPr="00DA292A" w:rsidRDefault="00DA292A" w:rsidP="00DA292A">
      <w:pPr>
        <w:rPr>
          <w:lang w:val="vi-VN"/>
        </w:rPr>
      </w:pPr>
      <w:r w:rsidRPr="004A425B">
        <w:rPr>
          <w:rFonts w:asciiTheme="majorHAnsi" w:hAnsiTheme="majorHAnsi" w:cstheme="majorHAnsi"/>
          <w:b/>
          <w:szCs w:val="26"/>
        </w:rPr>
        <w:object w:dxaOrig="9195" w:dyaOrig="4710" w14:anchorId="322659AD">
          <v:shape id="_x0000_i1038" type="#_x0000_t75" style="width:413pt;height:210.8pt" o:ole="">
            <v:imagedata r:id="rId21" o:title=""/>
          </v:shape>
          <o:OLEObject Type="Embed" ProgID="Visio.Drawing.15" ShapeID="_x0000_i1038" DrawAspect="Content" ObjectID="_1588390224" r:id="rId22"/>
        </w:object>
      </w:r>
    </w:p>
    <w:p w14:paraId="5DEF5630" w14:textId="6117484E" w:rsidR="00DA292A" w:rsidRDefault="00DA292A" w:rsidP="00183557">
      <w:pPr>
        <w:pStyle w:val="u4"/>
        <w:rPr>
          <w:lang w:val="vi-VN"/>
        </w:rPr>
      </w:pPr>
      <w:r w:rsidRPr="00DA292A">
        <w:rPr>
          <w:lang w:val="vi-VN"/>
        </w:rPr>
        <w:lastRenderedPageBreak/>
        <w:t>Biểu đồ usecase cho chức năng quản lý dịch vụ</w:t>
      </w:r>
    </w:p>
    <w:p w14:paraId="553DC9DA" w14:textId="2927C738"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p>
    <w:p w14:paraId="76128848" w14:textId="56A39CD4" w:rsidR="00183557" w:rsidRPr="00DA292A" w:rsidRDefault="00183557" w:rsidP="00DA292A">
      <w:pPr>
        <w:rPr>
          <w:lang w:val="vi-VN"/>
        </w:rPr>
      </w:pPr>
      <w:r w:rsidRPr="004A425B">
        <w:rPr>
          <w:rFonts w:asciiTheme="majorHAnsi" w:hAnsiTheme="majorHAnsi" w:cstheme="majorHAnsi"/>
          <w:b/>
          <w:szCs w:val="26"/>
        </w:rPr>
        <w:object w:dxaOrig="12465" w:dyaOrig="7050" w14:anchorId="40A35FEB">
          <v:shape id="_x0000_i1039" type="#_x0000_t75" style="width:365.75pt;height:206.8pt" o:ole="">
            <v:imagedata r:id="rId23" o:title=""/>
          </v:shape>
          <o:OLEObject Type="Embed" ProgID="Visio.Drawing.15" ShapeID="_x0000_i1039" DrawAspect="Content" ObjectID="_1588390225" r:id="rId24"/>
        </w:objec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52" w:name="_Toc510882200"/>
      <w:bookmarkStart w:id="53" w:name="_Ref510900869"/>
      <w:bookmarkStart w:id="54" w:name="_Toc512713190"/>
      <w:r>
        <w:t>Quy trình nghiệp vụ</w:t>
      </w:r>
      <w:bookmarkEnd w:id="52"/>
      <w:bookmarkEnd w:id="53"/>
      <w:bookmarkEnd w:id="54"/>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4D103F38" w:rsidR="00C97BD3" w:rsidRDefault="00C97BD3" w:rsidP="00C97BD3">
      <w:pPr>
        <w:pStyle w:val="oancuaDanhsach"/>
        <w:numPr>
          <w:ilvl w:val="0"/>
          <w:numId w:val="9"/>
        </w:numPr>
        <w:rPr>
          <w:lang w:val="vi-VN"/>
        </w:rPr>
      </w:pPr>
      <w:r w:rsidRPr="00C97BD3">
        <w:rPr>
          <w:lang w:val="vi-VN"/>
        </w:rPr>
        <w:t>Quy trình nghiệp vụ của tài xế</w:t>
      </w:r>
    </w:p>
    <w:p w14:paraId="0356386A" w14:textId="3E13E258" w:rsidR="00C97BD3" w:rsidRDefault="00C97BD3" w:rsidP="00C97BD3">
      <w:pPr>
        <w:pStyle w:val="oancuaDanhsach"/>
        <w:jc w:val="center"/>
        <w:rPr>
          <w:rFonts w:asciiTheme="majorHAnsi" w:hAnsiTheme="majorHAnsi" w:cstheme="majorHAnsi"/>
          <w:szCs w:val="26"/>
        </w:rPr>
      </w:pPr>
      <w:r w:rsidRPr="004A425B">
        <w:rPr>
          <w:rFonts w:asciiTheme="majorHAnsi" w:hAnsiTheme="majorHAnsi" w:cstheme="majorHAnsi"/>
          <w:szCs w:val="26"/>
        </w:rPr>
        <w:object w:dxaOrig="6825" w:dyaOrig="8100" w14:anchorId="1C0A9333">
          <v:shape id="_x0000_i1041" type="#_x0000_t75" style="width:194.1pt;height:231pt" o:ole="">
            <v:imagedata r:id="rId25" o:title=""/>
          </v:shape>
          <o:OLEObject Type="Embed" ProgID="Visio.Drawing.15" ShapeID="_x0000_i1041" DrawAspect="Content" ObjectID="_1588390226" r:id="rId26"/>
        </w:objec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75327DC6" w:rsidR="0037535D" w:rsidRDefault="0037535D" w:rsidP="0037535D">
      <w:pPr>
        <w:pStyle w:val="oancuaDanhsach"/>
        <w:numPr>
          <w:ilvl w:val="0"/>
          <w:numId w:val="9"/>
        </w:numPr>
        <w:jc w:val="left"/>
      </w:pPr>
      <w:r w:rsidRPr="0037535D">
        <w:t xml:space="preserve">Quy trình nghiệp vụ của khách </w:t>
      </w:r>
      <w:r w:rsidR="006334FA">
        <w:t>hàng</w:t>
      </w:r>
    </w:p>
    <w:p w14:paraId="28D2B766" w14:textId="52D7E759" w:rsidR="0037535D" w:rsidRDefault="0037535D" w:rsidP="0037535D">
      <w:pPr>
        <w:pStyle w:val="oancuaDanhsach"/>
        <w:jc w:val="center"/>
        <w:rPr>
          <w:rFonts w:asciiTheme="majorHAnsi" w:hAnsiTheme="majorHAnsi" w:cstheme="majorHAnsi"/>
          <w:szCs w:val="26"/>
        </w:rPr>
      </w:pPr>
      <w:r w:rsidRPr="004A425B">
        <w:rPr>
          <w:rFonts w:asciiTheme="majorHAnsi" w:hAnsiTheme="majorHAnsi" w:cstheme="majorHAnsi"/>
          <w:szCs w:val="26"/>
        </w:rPr>
        <w:object w:dxaOrig="6691" w:dyaOrig="6420" w14:anchorId="19AF91D7">
          <v:shape id="_x0000_i1044" type="#_x0000_t75" style="width:222.9pt;height:214.25pt" o:ole="">
            <v:imagedata r:id="rId27" o:title=""/>
          </v:shape>
          <o:OLEObject Type="Embed" ProgID="Visio.Drawing.15" ShapeID="_x0000_i1044" DrawAspect="Content" ObjectID="_1588390227" r:id="rId28"/>
        </w:object>
      </w:r>
    </w:p>
    <w:p w14:paraId="3FD33219" w14:textId="087C85EF" w:rsidR="00897654" w:rsidRPr="00C97BD3" w:rsidRDefault="00897654" w:rsidP="00897654">
      <w:pPr>
        <w:pStyle w:val="oancuaDanhsach"/>
        <w:jc w:val="left"/>
      </w:pPr>
      <w:r w:rsidRPr="00897654">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3477B0B1" w:rsidR="00C97BD3" w:rsidRDefault="00897654" w:rsidP="00897654">
      <w:pPr>
        <w:pStyle w:val="oancuaDanhsach"/>
        <w:numPr>
          <w:ilvl w:val="0"/>
          <w:numId w:val="9"/>
        </w:numPr>
      </w:pPr>
      <w:r w:rsidRPr="00897654">
        <w:t>Quy trình nghiệp vụ của quản trị viên</w:t>
      </w:r>
    </w:p>
    <w:p w14:paraId="6EC23AC8" w14:textId="61F208FD" w:rsidR="00897654" w:rsidRDefault="00897654" w:rsidP="00897654">
      <w:pPr>
        <w:pStyle w:val="oancuaDanhsach"/>
        <w:jc w:val="center"/>
        <w:rPr>
          <w:rFonts w:asciiTheme="majorHAnsi" w:hAnsiTheme="majorHAnsi" w:cstheme="majorHAnsi"/>
          <w:szCs w:val="26"/>
        </w:rPr>
      </w:pPr>
      <w:r w:rsidRPr="004A425B">
        <w:rPr>
          <w:rFonts w:asciiTheme="majorHAnsi" w:hAnsiTheme="majorHAnsi" w:cstheme="majorHAnsi"/>
          <w:szCs w:val="26"/>
        </w:rPr>
        <w:object w:dxaOrig="7216" w:dyaOrig="5356" w14:anchorId="7BE45432">
          <v:shape id="_x0000_i1047" type="#_x0000_t75" style="width:256.9pt;height:190.65pt" o:ole="">
            <v:imagedata r:id="rId29" o:title=""/>
          </v:shape>
          <o:OLEObject Type="Embed" ProgID="Visio.Drawing.15" ShapeID="_x0000_i1047" DrawAspect="Content" ObjectID="_1588390228" r:id="rId30"/>
        </w:objec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55" w:name="_Ref510820909"/>
      <w:bookmarkStart w:id="56" w:name="_Toc510882201"/>
      <w:bookmarkStart w:id="57" w:name="_Ref512671043"/>
      <w:bookmarkStart w:id="58" w:name="_Toc512713191"/>
      <w:r>
        <w:t xml:space="preserve">Đặc tả </w:t>
      </w:r>
      <w:bookmarkEnd w:id="55"/>
      <w:bookmarkEnd w:id="56"/>
      <w:r w:rsidR="00394844">
        <w:t>chức năng</w:t>
      </w:r>
      <w:bookmarkEnd w:id="57"/>
      <w:bookmarkEnd w:id="58"/>
    </w:p>
    <w:p w14:paraId="5C5C3DA1" w14:textId="6C52B8DA" w:rsidR="003F2F1C" w:rsidRDefault="008A6BB8" w:rsidP="008A6BB8">
      <w:pPr>
        <w:pStyle w:val="u3"/>
        <w:rPr>
          <w:lang w:val="vi-VN"/>
        </w:rPr>
      </w:pPr>
      <w:r w:rsidRPr="008A6BB8">
        <w:rPr>
          <w:lang w:val="vi-VN"/>
        </w:rPr>
        <w:t>2.1</w:t>
      </w:r>
      <w:r w:rsidRPr="008A6BB8">
        <w:rPr>
          <w:lang w:val="vi-VN"/>
        </w:rPr>
        <w:tab/>
        <w:t>Đặc tả use case UC001 – Đăng ký tài khoản</w:t>
      </w:r>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9013A1">
        <w:trPr>
          <w:trHeight w:val="440"/>
        </w:trPr>
        <w:tc>
          <w:tcPr>
            <w:tcW w:w="2065"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9013A1">
        <w:trPr>
          <w:trHeight w:val="440"/>
        </w:trPr>
        <w:tc>
          <w:tcPr>
            <w:tcW w:w="2065"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9013A1">
        <w:trPr>
          <w:trHeight w:val="530"/>
        </w:trPr>
        <w:tc>
          <w:tcPr>
            <w:tcW w:w="2065"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9013A1">
        <w:trPr>
          <w:trHeight w:val="530"/>
        </w:trPr>
        <w:tc>
          <w:tcPr>
            <w:tcW w:w="2065"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D94FB2">
        <w:trPr>
          <w:trHeight w:val="1241"/>
        </w:trPr>
        <w:tc>
          <w:tcPr>
            <w:tcW w:w="2065"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lastRenderedPageBreak/>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9013A1">
        <w:trPr>
          <w:trHeight w:val="4409"/>
        </w:trPr>
        <w:tc>
          <w:tcPr>
            <w:tcW w:w="2065"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lastRenderedPageBreak/>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9013A1">
        <w:trPr>
          <w:trHeight w:val="530"/>
        </w:trPr>
        <w:tc>
          <w:tcPr>
            <w:tcW w:w="2065"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r w:rsidRPr="00BD6103">
        <w:rPr>
          <w:lang w:val="vi-VN"/>
        </w:rPr>
        <w:t>Đặc tả use case UC002 – Đăng nhập tài khoản</w:t>
      </w:r>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9013A1">
        <w:trPr>
          <w:trHeight w:val="440"/>
        </w:trPr>
        <w:tc>
          <w:tcPr>
            <w:tcW w:w="2065"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9013A1">
        <w:trPr>
          <w:trHeight w:val="440"/>
        </w:trPr>
        <w:tc>
          <w:tcPr>
            <w:tcW w:w="2065"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9013A1">
        <w:trPr>
          <w:trHeight w:val="719"/>
        </w:trPr>
        <w:tc>
          <w:tcPr>
            <w:tcW w:w="2065"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9013A1">
        <w:trPr>
          <w:trHeight w:val="530"/>
        </w:trPr>
        <w:tc>
          <w:tcPr>
            <w:tcW w:w="2065"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9013A1">
        <w:trPr>
          <w:trHeight w:val="4670"/>
        </w:trPr>
        <w:tc>
          <w:tcPr>
            <w:tcW w:w="2065"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lastRenderedPageBreak/>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9013A1">
        <w:trPr>
          <w:trHeight w:val="4409"/>
        </w:trPr>
        <w:tc>
          <w:tcPr>
            <w:tcW w:w="2065"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9013A1">
        <w:trPr>
          <w:trHeight w:val="530"/>
        </w:trPr>
        <w:tc>
          <w:tcPr>
            <w:tcW w:w="2065"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r w:rsidRPr="004875B4">
        <w:rPr>
          <w:lang w:val="vi-VN"/>
        </w:rPr>
        <w:t>Đặc tả use case UC003 – Khách hàng thực hiện gọi xe</w:t>
      </w:r>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9013A1">
        <w:trPr>
          <w:trHeight w:val="440"/>
        </w:trPr>
        <w:tc>
          <w:tcPr>
            <w:tcW w:w="2065"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9013A1">
        <w:trPr>
          <w:trHeight w:val="440"/>
        </w:trPr>
        <w:tc>
          <w:tcPr>
            <w:tcW w:w="2065"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9013A1">
        <w:trPr>
          <w:trHeight w:val="719"/>
        </w:trPr>
        <w:tc>
          <w:tcPr>
            <w:tcW w:w="2065"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lastRenderedPageBreak/>
              <w:t>Mô tả</w:t>
            </w:r>
          </w:p>
        </w:tc>
        <w:tc>
          <w:tcPr>
            <w:tcW w:w="6951" w:type="dxa"/>
            <w:gridSpan w:val="3"/>
            <w:vAlign w:val="center"/>
          </w:tcPr>
          <w:p w14:paraId="566243CE" w14:textId="77777777" w:rsidR="004875B4" w:rsidRPr="004875B4" w:rsidRDefault="004875B4" w:rsidP="004875B4">
            <w:pPr>
              <w:spacing w:before="0" w:after="0" w:line="240" w:lineRule="auto"/>
              <w:jc w:val="left"/>
              <w:rPr>
                <w:sz w:val="24"/>
              </w:rPr>
            </w:pPr>
            <w:r w:rsidRPr="004875B4">
              <w:rPr>
                <w:sz w:val="24"/>
              </w:rPr>
              <w:t>Usecase mô tả quá khách hang sử dụng dịch vụ gọi xe theo yêu cầu</w:t>
            </w:r>
          </w:p>
        </w:tc>
      </w:tr>
      <w:tr w:rsidR="004875B4" w:rsidRPr="004875B4" w14:paraId="5D1E0303" w14:textId="77777777" w:rsidTr="009013A1">
        <w:trPr>
          <w:trHeight w:val="530"/>
        </w:trPr>
        <w:tc>
          <w:tcPr>
            <w:tcW w:w="2065"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9013A1">
        <w:trPr>
          <w:trHeight w:val="6830"/>
        </w:trPr>
        <w:tc>
          <w:tcPr>
            <w:tcW w:w="2065"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9013A1">
        <w:trPr>
          <w:trHeight w:val="2501"/>
        </w:trPr>
        <w:tc>
          <w:tcPr>
            <w:tcW w:w="2065"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9013A1">
        <w:trPr>
          <w:trHeight w:val="530"/>
        </w:trPr>
        <w:tc>
          <w:tcPr>
            <w:tcW w:w="2065"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r w:rsidRPr="00663B12">
        <w:rPr>
          <w:lang w:val="vi-VN"/>
        </w:rPr>
        <w:lastRenderedPageBreak/>
        <w:t>Đặc tả use case UC004 – Nhận yêu cầu gọi xe</w:t>
      </w:r>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r w:rsidRPr="00952FA4">
        <w:rPr>
          <w:lang w:val="vi-VN"/>
        </w:rPr>
        <w:t>Đặc tả use case UC005 – Kết thúc đơn hàng</w:t>
      </w:r>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lastRenderedPageBreak/>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r w:rsidRPr="00952FA4">
        <w:rPr>
          <w:lang w:val="vi-VN"/>
        </w:rPr>
        <w:t>Đặc tả use case UC006 – Đánh giá quá trình sử dụng dịch vụ</w:t>
      </w:r>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lastRenderedPageBreak/>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r w:rsidRPr="00685A38">
        <w:rPr>
          <w:lang w:val="vi-VN"/>
        </w:rPr>
        <w:t>Đặc tả use case UC007 – Xem thông tin lịch sử sử dụng</w:t>
      </w:r>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lastRenderedPageBreak/>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r w:rsidRPr="00685A38">
        <w:rPr>
          <w:lang w:val="vi-VN"/>
        </w:rPr>
        <w:t>Đặc tả use case UC008 – Khóa người dùn</w:t>
      </w:r>
      <w:r>
        <w:rPr>
          <w:lang w:val="vi-VN"/>
        </w:rPr>
        <w:t>g</w:t>
      </w:r>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lastRenderedPageBreak/>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lastRenderedPageBreak/>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59" w:name="_Toc512713195"/>
      <w:bookmarkStart w:id="60" w:name="_Ref510876811"/>
      <w:bookmarkStart w:id="61" w:name="_Toc510882203"/>
      <w:r>
        <w:lastRenderedPageBreak/>
        <w:t>Công nghệ sử dụng</w:t>
      </w:r>
      <w:bookmarkEnd w:id="59"/>
      <w:r w:rsidR="00A81686">
        <w:rPr>
          <w:lang w:val="vi-VN"/>
        </w:rPr>
        <w:t xml:space="preserve"> </w:t>
      </w:r>
      <w:bookmarkEnd w:id="60"/>
      <w:bookmarkEnd w:id="61"/>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r w:rsidRPr="00C6125E">
        <w:t>Giải pháp bản đồ với Google Maps API</w:t>
      </w:r>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r w:rsidRPr="0006747B">
        <w:rPr>
          <w:lang w:val="vi-VN"/>
        </w:rPr>
        <w:lastRenderedPageBreak/>
        <w:t>Tích hợp Google Map bằng Android API</w:t>
      </w:r>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r w:rsidRPr="00160B3A">
        <w:rPr>
          <w:lang w:val="vi-VN"/>
        </w:rPr>
        <w:t>Xác định vị trí với Google Play services location API</w:t>
      </w:r>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r w:rsidRPr="00763664">
        <w:rPr>
          <w:lang w:val="vi-VN"/>
        </w:rPr>
        <w:t>Xác định đường đi với Google Directions API</w:t>
      </w:r>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C6259E">
            <w:pPr>
              <w:spacing w:before="0" w:after="0" w:line="276" w:lineRule="auto"/>
              <w:rPr>
                <w:b w:val="0"/>
                <w:sz w:val="24"/>
              </w:rPr>
            </w:pPr>
            <w:r w:rsidRPr="00B24DFC">
              <w:rPr>
                <w:b w:val="0"/>
                <w:sz w:val="24"/>
              </w:rPr>
              <w:t>"status": "OK",</w:t>
            </w:r>
          </w:p>
          <w:p w14:paraId="3FE79A21" w14:textId="77777777" w:rsidR="00B24DFC" w:rsidRPr="00B24DFC" w:rsidRDefault="00B24DFC" w:rsidP="00C6259E">
            <w:pPr>
              <w:spacing w:before="0" w:after="0" w:line="276" w:lineRule="auto"/>
              <w:rPr>
                <w:b w:val="0"/>
                <w:sz w:val="24"/>
              </w:rPr>
            </w:pPr>
            <w:r w:rsidRPr="00B24DFC">
              <w:rPr>
                <w:b w:val="0"/>
                <w:sz w:val="24"/>
              </w:rPr>
              <w:t xml:space="preserve">  "geocoded_waypoints" : [</w:t>
            </w:r>
          </w:p>
          <w:p w14:paraId="3310B8BC"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238BC87C" w14:textId="77777777" w:rsidR="00B24DFC" w:rsidRPr="00B24DFC" w:rsidRDefault="00B24DFC" w:rsidP="00C6259E">
            <w:pPr>
              <w:spacing w:before="0" w:after="0" w:line="276" w:lineRule="auto"/>
              <w:rPr>
                <w:b w:val="0"/>
                <w:sz w:val="24"/>
              </w:rPr>
            </w:pPr>
            <w:r w:rsidRPr="00B24DFC">
              <w:rPr>
                <w:b w:val="0"/>
                <w:sz w:val="24"/>
              </w:rPr>
              <w:t xml:space="preserve">        "place_id" : "ChIJ7cv00DwsDogRAMDACa2m4K8",</w:t>
            </w:r>
          </w:p>
          <w:p w14:paraId="4496FBC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6F4542F3"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4F265FAF" w14:textId="77777777" w:rsidR="00B24DFC" w:rsidRPr="00B24DFC" w:rsidRDefault="00B24DFC" w:rsidP="00C6259E">
            <w:pPr>
              <w:spacing w:before="0" w:after="0" w:line="276" w:lineRule="auto"/>
              <w:rPr>
                <w:b w:val="0"/>
                <w:sz w:val="24"/>
              </w:rPr>
            </w:pPr>
            <w:r w:rsidRPr="00B24DFC">
              <w:rPr>
                <w:b w:val="0"/>
                <w:sz w:val="24"/>
              </w:rPr>
              <w:t xml:space="preserve">        "place_id" : "ChIJ69Pk6jdlyIcRDqM1KDY3Fpg",</w:t>
            </w:r>
          </w:p>
          <w:p w14:paraId="0E319CB6"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2055A752"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1100A6EB" w14:textId="77777777" w:rsidR="00B24DFC" w:rsidRPr="00B24DFC" w:rsidRDefault="00B24DFC" w:rsidP="00C6259E">
            <w:pPr>
              <w:spacing w:before="0" w:after="0" w:line="276" w:lineRule="auto"/>
              <w:rPr>
                <w:b w:val="0"/>
                <w:sz w:val="24"/>
              </w:rPr>
            </w:pPr>
            <w:r w:rsidRPr="00B24DFC">
              <w:rPr>
                <w:b w:val="0"/>
                <w:sz w:val="24"/>
              </w:rPr>
              <w:t xml:space="preserve">        "place_id" : "ChIJgdL4flSKrYcRnTpP0XQSojM",</w:t>
            </w:r>
          </w:p>
          <w:p w14:paraId="61104CB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495B6C3B"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53540147" w14:textId="77777777" w:rsidR="00B24DFC" w:rsidRPr="00B24DFC" w:rsidRDefault="00B24DFC" w:rsidP="00C6259E">
            <w:pPr>
              <w:spacing w:before="0" w:after="0" w:line="276" w:lineRule="auto"/>
              <w:rPr>
                <w:b w:val="0"/>
                <w:sz w:val="24"/>
              </w:rPr>
            </w:pPr>
            <w:r w:rsidRPr="00B24DFC">
              <w:rPr>
                <w:b w:val="0"/>
                <w:sz w:val="24"/>
              </w:rPr>
              <w:t xml:space="preserve">        "place_id" : "ChIJE9on3F3HwoAR9AhGJW_fL-I",</w:t>
            </w:r>
          </w:p>
          <w:p w14:paraId="2190F7A5" w14:textId="1A241807" w:rsidR="00B24DFC" w:rsidRPr="00B24DFC" w:rsidRDefault="00B24DFC" w:rsidP="00C6259E">
            <w:pPr>
              <w:spacing w:before="0" w:after="0" w:line="276" w:lineRule="auto"/>
              <w:rPr>
                <w:b w:val="0"/>
                <w:sz w:val="24"/>
              </w:rPr>
            </w:pPr>
            <w:r w:rsidRPr="00B24DFC">
              <w:rPr>
                <w:b w:val="0"/>
                <w:sz w:val="24"/>
              </w:rPr>
              <w:t xml:space="preserve">        "types" : [ "locality", "political" ]}],</w:t>
            </w:r>
          </w:p>
          <w:p w14:paraId="0ADEEC80" w14:textId="5179341B" w:rsidR="00B24DFC" w:rsidRPr="00B24DFC" w:rsidRDefault="00B24DFC" w:rsidP="00C6259E">
            <w:pPr>
              <w:spacing w:before="0" w:after="0" w:line="276" w:lineRule="auto"/>
              <w:rPr>
                <w:b w:val="0"/>
                <w:sz w:val="24"/>
              </w:rPr>
            </w:pPr>
            <w:r w:rsidRPr="00B24DFC">
              <w:rPr>
                <w:b w:val="0"/>
                <w:sz w:val="24"/>
              </w:rPr>
              <w:t xml:space="preserve">      ...</w:t>
            </w:r>
          </w:p>
        </w:tc>
      </w:tr>
    </w:tbl>
    <w:p w14:paraId="7B2AE0A8" w14:textId="658E6D43" w:rsidR="00C6125E" w:rsidRPr="00C6125E" w:rsidRDefault="00C6259E" w:rsidP="00C6125E">
      <w:pPr>
        <w:rPr>
          <w:lang w:val="vi-VN"/>
        </w:rPr>
      </w:pPr>
      <w:r w:rsidRPr="00C6259E">
        <w:rPr>
          <w:lang w:val="vi-VN"/>
        </w:rPr>
        <w:t>Sau khi nhận được chuỗi Respone, lập trinh viên chỉ cần xử lý chuỗi này dựa trên yêu cầu của bài toán.</w:t>
      </w:r>
    </w:p>
    <w:p w14:paraId="5CDDBD9E" w14:textId="3AF7B217" w:rsidR="00C6259E" w:rsidRDefault="00C6259E" w:rsidP="00C6259E">
      <w:pPr>
        <w:pStyle w:val="u2"/>
        <w:rPr>
          <w:lang w:val="vi-VN"/>
        </w:rPr>
      </w:pPr>
      <w:r w:rsidRPr="00C6259E">
        <w:rPr>
          <w:lang w:val="vi-VN"/>
        </w:rPr>
        <w:lastRenderedPageBreak/>
        <w:t>Xử lý dữ liệu theo thời gian thực với Firebase Realtime Database</w:t>
      </w:r>
    </w:p>
    <w:p w14:paraId="4B77ED0E" w14:textId="59B96E4D" w:rsidR="00C6259E" w:rsidRDefault="00C6259E" w:rsidP="00C6259E">
      <w:r w:rsidRPr="00C6259E">
        <w:t>Firebase Realtime Database là một Cloud hosted database hỗ trợ đa nền tảng: Android, IOS, Web, C++, Unity. Tất cả dữ liệu được lưu trữ ở định dạng JSON. Khi có một sự thay đổi dữ liệu nào thì có sự phản hồi ngay lập tức, hiển thị đồng bồ trên các tất cả các nền tảng và các thiết bị liên kết với nó.</w:t>
      </w:r>
    </w:p>
    <w:p w14:paraId="39C969FF" w14:textId="3D746D0E" w:rsidR="00C6259E" w:rsidRDefault="00C6259E" w:rsidP="00C6259E">
      <w:r w:rsidRPr="004A425B">
        <w:rPr>
          <w:rFonts w:asciiTheme="majorHAnsi" w:hAnsiTheme="majorHAnsi" w:cstheme="majorHAnsi"/>
          <w:noProof/>
          <w:szCs w:val="26"/>
        </w:rPr>
        <w:drawing>
          <wp:inline distT="0" distB="0" distL="0" distR="0" wp14:anchorId="5C72FDAA" wp14:editId="6AE8B128">
            <wp:extent cx="5575935" cy="2068343"/>
            <wp:effectExtent l="19050" t="19050" r="2476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147" b="14935"/>
                    <a:stretch/>
                  </pic:blipFill>
                  <pic:spPr bwMode="auto">
                    <a:xfrm>
                      <a:off x="0" y="0"/>
                      <a:ext cx="5575935" cy="206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9418" w14:textId="4696522B" w:rsidR="00C6259E" w:rsidRDefault="00C6259E" w:rsidP="00C6259E">
      <w:pPr>
        <w:rPr>
          <w:lang w:val="vi-VN"/>
        </w:rPr>
      </w:pPr>
      <w:r w:rsidRPr="00C6259E">
        <w:rPr>
          <w:lang w:val="vi-VN"/>
        </w:rPr>
        <w:t>Khác với các kiểu dữ liệu thường thấy như SQL database được tổ chức theo dạng bảng, Firebase Realtime được tổ chức theo dạng cây (trees), với mỗi nhánh giống như một container, chỉ chứa hoặc là dữ liệu ứng với nhánh đó (tức là value tương ứng với key), hoặc một tập hợp các nhánh con cũng được tổ chức theo một cách tương tự.</w:t>
      </w:r>
    </w:p>
    <w:p w14:paraId="0FDB0C19" w14:textId="12AC69F4" w:rsidR="00C6259E" w:rsidRDefault="00C6259E" w:rsidP="00C6259E">
      <w:pPr>
        <w:jc w:val="center"/>
        <w:rPr>
          <w:lang w:val="vi-VN"/>
        </w:rPr>
      </w:pPr>
      <w:r w:rsidRPr="004A425B">
        <w:rPr>
          <w:rFonts w:asciiTheme="majorHAnsi" w:hAnsiTheme="majorHAnsi" w:cstheme="majorHAnsi"/>
          <w:noProof/>
          <w:szCs w:val="26"/>
        </w:rPr>
        <w:drawing>
          <wp:inline distT="0" distB="0" distL="0" distR="0" wp14:anchorId="6C3E4F87" wp14:editId="2D7DE9D3">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0F2C8B" w14:textId="77777777" w:rsidR="00C6259E" w:rsidRPr="00C6259E" w:rsidRDefault="00C6259E" w:rsidP="00C6259E">
      <w:pPr>
        <w:rPr>
          <w:lang w:val="vi-VN"/>
        </w:rPr>
      </w:pPr>
      <w:r w:rsidRPr="00C6259E">
        <w:rPr>
          <w:lang w:val="vi-VN"/>
        </w:rPr>
        <w:lastRenderedPageBreak/>
        <w:t>Mỗi nhánh được đại diện bởi một key và value tương ứng. Các key luôn có dạng là String. Còn các value thì có thể là một đối tượng kiểu String, một đối tượng kiểu Int, hay là một Object, được thể hiện dưới dạng một nhánh con. Và nhánh con đó được coi như là một value ứng với key đó. Do được tổ chức theo hình thức này, dữ liệu được gửi về các thiết bị có định dạng là JSON.</w:t>
      </w:r>
    </w:p>
    <w:p w14:paraId="1A2C76C9" w14:textId="77777777" w:rsidR="00C6259E" w:rsidRPr="00C6259E" w:rsidRDefault="00C6259E" w:rsidP="00C6259E">
      <w:pPr>
        <w:rPr>
          <w:lang w:val="vi-VN"/>
        </w:rPr>
      </w:pPr>
      <w:r w:rsidRPr="00C6259E">
        <w:rPr>
          <w:lang w:val="vi-VN"/>
        </w:rPr>
        <w:t>Các key cùng tầng phải đảm bảo được tính duy nhất. Các key khác tầng có thể được phép giống nhau. Để đảm bảo các key cùng tầng là duy nhất, Firebase cung cấp cho chúng ta các hàm để yêu cầu Firebase server tạo ngẫu nhiên các giá trị key duy nhất, ví dụ như; push() trong Android và Web, hay childByAutoId() trên iOS.</w:t>
      </w:r>
    </w:p>
    <w:p w14:paraId="36D5CFE4" w14:textId="77777777" w:rsidR="00C6259E" w:rsidRPr="00C6259E" w:rsidRDefault="00C6259E" w:rsidP="00C6259E">
      <w:pPr>
        <w:rPr>
          <w:lang w:val="vi-VN"/>
        </w:rPr>
      </w:pPr>
      <w:r w:rsidRPr="00C6259E">
        <w:rPr>
          <w:lang w:val="vi-VN"/>
        </w:rPr>
        <w:t>Khi bạn thêm một bộ dữ liệu mới, tức bao gồm 1 bộ key – value mới, thì sẽ xảy ra hai trường hợp sau:</w:t>
      </w:r>
    </w:p>
    <w:p w14:paraId="4395339F" w14:textId="1C2CD506" w:rsidR="00C6259E" w:rsidRPr="00C6259E" w:rsidRDefault="00C6259E" w:rsidP="00C6259E">
      <w:pPr>
        <w:pStyle w:val="oancuaDanhsach"/>
        <w:numPr>
          <w:ilvl w:val="0"/>
          <w:numId w:val="21"/>
        </w:numPr>
        <w:rPr>
          <w:lang w:val="vi-VN"/>
        </w:rPr>
      </w:pPr>
      <w:r w:rsidRPr="00C6259E">
        <w:rPr>
          <w:lang w:val="vi-VN"/>
        </w:rPr>
        <w:t>Key chưa tồn tại: Firebase Database sẽ tạo một Object mới tại vị trí mà bạn muốn lưu, với key – value là các giá trị bạn đã định nghĩa. Event này được gọi là “add”, tức là thêm.</w:t>
      </w:r>
    </w:p>
    <w:p w14:paraId="4DEA33C7" w14:textId="09DB8E49" w:rsidR="00C6259E" w:rsidRPr="00C6259E" w:rsidRDefault="00C6259E" w:rsidP="00C6259E">
      <w:pPr>
        <w:pStyle w:val="oancuaDanhsach"/>
        <w:numPr>
          <w:ilvl w:val="0"/>
          <w:numId w:val="21"/>
        </w:numPr>
        <w:rPr>
          <w:lang w:val="vi-VN"/>
        </w:rPr>
      </w:pPr>
      <w:r w:rsidRPr="00C6259E">
        <w:rPr>
          <w:lang w:val="vi-VN"/>
        </w:rPr>
        <w:t>Key đã tồn tại: Firebase Database sẽ sửa value tại vị trí của key đó theo value mới. Event này được gọi là “chànge”.</w:t>
      </w:r>
    </w:p>
    <w:p w14:paraId="2951CA5B" w14:textId="23EF7AC0" w:rsidR="00C6259E" w:rsidRPr="00C6259E" w:rsidRDefault="00C6259E" w:rsidP="00C6259E">
      <w:pPr>
        <w:rPr>
          <w:lang w:val="vi-VN"/>
        </w:rPr>
      </w:pPr>
      <w:r w:rsidRPr="00C6259E">
        <w:rPr>
          <w:lang w:val="vi-VN"/>
        </w:rPr>
        <w:t>Việc tích hợp Firebase Realtime Database vào ứng dụng khá đơn giản. Lập trình viên chỉ cần tạo Project trên trang chủ Firebase và lựa chọn liên kết với Firebase Realtime Database trên IDE Android studio bằng tài khoản và Project đã tạo.</w:t>
      </w:r>
    </w:p>
    <w:p w14:paraId="270CC410" w14:textId="00164AFD" w:rsidR="00C6125E" w:rsidRDefault="00C6259E" w:rsidP="00C6259E">
      <w:pPr>
        <w:pStyle w:val="u2"/>
        <w:rPr>
          <w:lang w:val="vi-VN"/>
        </w:rPr>
      </w:pPr>
      <w:r w:rsidRPr="00C6259E">
        <w:rPr>
          <w:lang w:val="vi-VN"/>
        </w:rPr>
        <w:t>Xác thực người dùng với Firebase Authencations</w:t>
      </w:r>
    </w:p>
    <w:p w14:paraId="72478A53" w14:textId="18473659" w:rsidR="00C6259E" w:rsidRDefault="00C6259E" w:rsidP="00C6259E">
      <w:pPr>
        <w:rPr>
          <w:lang w:val="vi-VN"/>
        </w:rPr>
      </w:pPr>
      <w:r w:rsidRPr="00C6259E">
        <w:rPr>
          <w:lang w:val="vi-VN"/>
        </w:rPr>
        <w:t>Firebase Authencations là giải pháp giúp xây dựng các hệ thống xác thực an toàn một cách dễ dàng, đồng thời nâng cao trải nghiệm đăng nhập và cập nhật cho người dùng. Nó cung cấp khá nhiều giải pháp đầu cuối như: hỗ trợ tài khoản email, mật khẩu, xác thực số điện thoại, đăng nhập qua tài khoản Google, Twitter, Facebook và GitHub.</w:t>
      </w:r>
    </w:p>
    <w:p w14:paraId="7EFCA3E8" w14:textId="6123297E" w:rsidR="00C6259E" w:rsidRDefault="00C6259E" w:rsidP="00C6259E">
      <w:pPr>
        <w:rPr>
          <w:lang w:val="vi-VN"/>
        </w:rPr>
      </w:pPr>
      <w:r w:rsidRPr="004A425B">
        <w:rPr>
          <w:rFonts w:asciiTheme="majorHAnsi" w:hAnsiTheme="majorHAnsi" w:cstheme="majorHAnsi"/>
          <w:noProof/>
          <w:szCs w:val="26"/>
        </w:rPr>
        <w:lastRenderedPageBreak/>
        <w:drawing>
          <wp:inline distT="0" distB="0" distL="0" distR="0" wp14:anchorId="36079CB5" wp14:editId="0483E3E1">
            <wp:extent cx="5575935" cy="3136386"/>
            <wp:effectExtent l="19050" t="19050" r="24765" b="2603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386"/>
                    </a:xfrm>
                    <a:prstGeom prst="rect">
                      <a:avLst/>
                    </a:prstGeom>
                    <a:noFill/>
                    <a:ln>
                      <a:solidFill>
                        <a:schemeClr val="tx1"/>
                      </a:solidFill>
                    </a:ln>
                  </pic:spPr>
                </pic:pic>
              </a:graphicData>
            </a:graphic>
          </wp:inline>
        </w:drawing>
      </w:r>
    </w:p>
    <w:p w14:paraId="41E7B476" w14:textId="77777777" w:rsidR="00C6259E" w:rsidRPr="00C6259E" w:rsidRDefault="00C6259E" w:rsidP="00C6259E">
      <w:pPr>
        <w:rPr>
          <w:lang w:val="vi-VN"/>
        </w:rPr>
      </w:pPr>
      <w:r w:rsidRPr="00C6259E">
        <w:rPr>
          <w:lang w:val="vi-VN"/>
        </w:rPr>
        <w:t>Firebase Authentication hoạt động như thế nào?</w:t>
      </w:r>
    </w:p>
    <w:p w14:paraId="7102E1B0" w14:textId="69F63C06" w:rsidR="00C6259E" w:rsidRPr="00C6259E" w:rsidRDefault="00C6259E" w:rsidP="00C6259E">
      <w:pPr>
        <w:pStyle w:val="oancuaDanhsach"/>
        <w:numPr>
          <w:ilvl w:val="0"/>
          <w:numId w:val="22"/>
        </w:numPr>
        <w:rPr>
          <w:lang w:val="vi-VN"/>
        </w:rPr>
      </w:pPr>
      <w:r w:rsidRPr="00C6259E">
        <w:rPr>
          <w:lang w:val="vi-VN"/>
        </w:rPr>
        <w:t>Để xác thực người dùng đăng nhập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 (Facebook, Twitter,…)</w:t>
      </w:r>
    </w:p>
    <w:p w14:paraId="16992071" w14:textId="36F43B13" w:rsidR="00C6259E" w:rsidRPr="00C6259E" w:rsidRDefault="00C6259E" w:rsidP="00C6259E">
      <w:pPr>
        <w:pStyle w:val="oancuaDanhsach"/>
        <w:numPr>
          <w:ilvl w:val="0"/>
          <w:numId w:val="22"/>
        </w:numPr>
        <w:rPr>
          <w:lang w:val="vi-VN"/>
        </w:rPr>
      </w:pPr>
      <w:r w:rsidRPr="00C6259E">
        <w:rPr>
          <w:lang w:val="vi-VN"/>
        </w:rPr>
        <w:t>Sau đó, bạn chuyển những chứng chỉ này tới SDK Authentication Firebase. Các dịch vụ phụ trợ của Firebase Authentication sẽ xác minh các thông tin và trả lời cho khách hàng.</w:t>
      </w:r>
    </w:p>
    <w:p w14:paraId="0B7E3A23" w14:textId="44A000D7" w:rsidR="00C6259E" w:rsidRPr="00C6259E" w:rsidRDefault="00C6259E" w:rsidP="00C6259E">
      <w:pPr>
        <w:pStyle w:val="oancuaDanhsach"/>
        <w:numPr>
          <w:ilvl w:val="0"/>
          <w:numId w:val="22"/>
        </w:numPr>
        <w:rPr>
          <w:lang w:val="vi-VN"/>
        </w:rPr>
      </w:pPr>
      <w:r w:rsidRPr="00C6259E">
        <w:rPr>
          <w:lang w:val="vi-VN"/>
        </w:rPr>
        <w:t>Sau khi đăng nhập thành công, ứng dụng của bạn có thể truy cập vào thông tin tiểu sử cơ bản của người dùng và bạn có thể kiểm soát quyền truy cập của người dùng vào dữ liệu được lưu trữ trong ứng dụng của mình.</w:t>
      </w:r>
    </w:p>
    <w:p w14:paraId="1CFBB3CC" w14:textId="1BD4CB29" w:rsidR="00C6259E" w:rsidRDefault="00C6259E" w:rsidP="00C6259E">
      <w:pPr>
        <w:rPr>
          <w:lang w:val="vi-VN"/>
        </w:rPr>
      </w:pPr>
      <w:r w:rsidRPr="00C6259E">
        <w:rPr>
          <w:lang w:val="vi-VN"/>
        </w:rPr>
        <w:t>Lập trình viên có thể tích hợp Firebase Aunthencation vào ứng dụng bằng cách sử dụng FirebaseUI – phương thức xác thực qua bộ thư viện kéo thả bằng trợ lý Assistant trên Android Studio hoặc sử dụng Firebase Authentication SDK theo cách thủ công.</w:t>
      </w:r>
    </w:p>
    <w:p w14:paraId="727F6314" w14:textId="5290668A" w:rsidR="00C6259E" w:rsidRDefault="00C6259E" w:rsidP="00C6259E">
      <w:pPr>
        <w:pStyle w:val="u2"/>
        <w:rPr>
          <w:lang w:val="vi-VN"/>
        </w:rPr>
      </w:pPr>
      <w:r w:rsidRPr="00C6259E">
        <w:rPr>
          <w:lang w:val="vi-VN"/>
        </w:rPr>
        <w:lastRenderedPageBreak/>
        <w:t>Lưu trữ dữ liệu với Firebase Storage</w:t>
      </w:r>
    </w:p>
    <w:p w14:paraId="09ACACAC" w14:textId="77777777" w:rsidR="00C6259E" w:rsidRPr="00C6259E" w:rsidRDefault="00C6259E" w:rsidP="00C6259E">
      <w:pPr>
        <w:rPr>
          <w:lang w:val="vi-VN"/>
        </w:rPr>
      </w:pPr>
      <w:r w:rsidRPr="00C6259E">
        <w:rPr>
          <w:lang w:val="vi-VN"/>
        </w:rPr>
        <w:t>Firebase Storage là dịch vụ được xây dựng cho mục đích lưu trữ và quản lý các nội dung mà người dùng ứng dụng tạo ra như ảnh, videos hay dữ liệu dạng file.</w:t>
      </w:r>
    </w:p>
    <w:p w14:paraId="4068FD3A" w14:textId="77777777" w:rsidR="00C6259E" w:rsidRPr="00C6259E" w:rsidRDefault="00C6259E" w:rsidP="00C6259E">
      <w:pPr>
        <w:rPr>
          <w:lang w:val="vi-VN"/>
        </w:rPr>
      </w:pPr>
      <w:r w:rsidRPr="00C6259E">
        <w:rPr>
          <w:lang w:val="vi-VN"/>
        </w:rPr>
        <w:t>Firebase Storage cung cấp các API cho việc uploads và download các file từ ứng dụng của bạn một cách bảo mật và bạn không cần quan tâm đến chất lượng đường truyền mạng.</w:t>
      </w:r>
    </w:p>
    <w:p w14:paraId="16C7837F" w14:textId="77777777" w:rsidR="00C6259E" w:rsidRPr="00C6259E" w:rsidRDefault="00C6259E" w:rsidP="00C6259E">
      <w:pPr>
        <w:rPr>
          <w:lang w:val="vi-VN"/>
        </w:rPr>
      </w:pPr>
      <w:r w:rsidRPr="00C6259E">
        <w:rPr>
          <w:lang w:val="vi-VN"/>
        </w:rPr>
        <w:t>Với việc được xây dựng trên nền tảng Google Cloud Platform nên Firebase Storage có nhiều lợi thế, cụ thể:</w:t>
      </w:r>
    </w:p>
    <w:p w14:paraId="7F0C686A" w14:textId="512EAF96" w:rsidR="00C6259E" w:rsidRPr="00123CCD" w:rsidRDefault="00C6259E" w:rsidP="00123CCD">
      <w:pPr>
        <w:pStyle w:val="oancuaDanhsach"/>
        <w:numPr>
          <w:ilvl w:val="0"/>
          <w:numId w:val="23"/>
        </w:numPr>
        <w:rPr>
          <w:lang w:val="vi-VN"/>
        </w:rPr>
      </w:pPr>
      <w:r w:rsidRPr="00123CCD">
        <w:rPr>
          <w:lang w:val="vi-VN"/>
        </w:rPr>
        <w:t>Robust operations (Hoạt động mạnh mẽ): Với Firebase Storage bạn có thể thực hiện tải dữ liệu lên và xuống bất kể chất lượng của đường truyền mạng. Hỗ trợ tiếp tục tải lên / tải xuống tại nơi người dùng dừng lại, giúp tiết kiệm thời gian và băng thông.</w:t>
      </w:r>
    </w:p>
    <w:p w14:paraId="1A0E9D13" w14:textId="05D085CC" w:rsidR="00C6259E" w:rsidRPr="00123CCD" w:rsidRDefault="00C6259E" w:rsidP="00123CCD">
      <w:pPr>
        <w:pStyle w:val="oancuaDanhsach"/>
        <w:numPr>
          <w:ilvl w:val="0"/>
          <w:numId w:val="23"/>
        </w:numPr>
        <w:rPr>
          <w:lang w:val="vi-VN"/>
        </w:rPr>
      </w:pPr>
      <w:r w:rsidRPr="00123CCD">
        <w:rPr>
          <w:lang w:val="vi-VN"/>
        </w:rPr>
        <w:t>Strong security (Tính bảo mật mạnh): Được tích hợp Firebase Authentication cho việc bảo mật nên bạn có thể dễ dàng quản lý quyền truy cập vào các files cho từng đối tượng người dùng.</w:t>
      </w:r>
    </w:p>
    <w:p w14:paraId="08BAA2CA" w14:textId="762ACEAC" w:rsidR="00C6259E" w:rsidRDefault="00C6259E" w:rsidP="00123CCD">
      <w:pPr>
        <w:pStyle w:val="oancuaDanhsach"/>
        <w:numPr>
          <w:ilvl w:val="0"/>
          <w:numId w:val="23"/>
        </w:numPr>
        <w:rPr>
          <w:lang w:val="vi-VN"/>
        </w:rPr>
      </w:pPr>
      <w:r w:rsidRPr="00123CCD">
        <w:rPr>
          <w:lang w:val="vi-VN"/>
        </w:rPr>
        <w:t>High scalability (Khả năng mở rộng): Firebase Storage được xây dựng trên nền tảng Google Cloud Platform nên khả năng mở rộng có thể lên đến hàng Petabyte dữ liệu.</w:t>
      </w:r>
    </w:p>
    <w:p w14:paraId="50CC2240" w14:textId="77777777" w:rsidR="00123CCD" w:rsidRPr="00123CCD" w:rsidRDefault="00123CCD" w:rsidP="00123CCD">
      <w:pPr>
        <w:rPr>
          <w:i/>
          <w:lang w:val="vi-VN"/>
        </w:rPr>
      </w:pPr>
      <w:r w:rsidRPr="00123CCD">
        <w:rPr>
          <w:i/>
          <w:lang w:val="vi-VN"/>
        </w:rPr>
        <w:t>Firebase Storage hoạt động như thế nào?</w:t>
      </w:r>
    </w:p>
    <w:p w14:paraId="424AD308" w14:textId="50ACBF1B" w:rsidR="00123CCD" w:rsidRPr="00123CCD" w:rsidRDefault="00123CCD" w:rsidP="00123CCD">
      <w:pPr>
        <w:pStyle w:val="oancuaDanhsach"/>
        <w:numPr>
          <w:ilvl w:val="0"/>
          <w:numId w:val="24"/>
        </w:numPr>
        <w:rPr>
          <w:lang w:val="vi-VN"/>
        </w:rPr>
      </w:pPr>
      <w:r w:rsidRPr="00123CCD">
        <w:rPr>
          <w:lang w:val="vi-VN"/>
        </w:rPr>
        <w:t>Lập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p>
    <w:p w14:paraId="3CCED558" w14:textId="77E20251" w:rsidR="00123CCD" w:rsidRPr="00123CCD" w:rsidRDefault="00123CCD" w:rsidP="00123CCD">
      <w:pPr>
        <w:pStyle w:val="oancuaDanhsach"/>
        <w:numPr>
          <w:ilvl w:val="0"/>
          <w:numId w:val="24"/>
        </w:numPr>
        <w:rPr>
          <w:lang w:val="vi-VN"/>
        </w:rPr>
      </w:pPr>
      <w:r w:rsidRPr="00123CCD">
        <w:rPr>
          <w:lang w:val="vi-VN"/>
        </w:rPr>
        <w:t xml:space="preserve">Cloud Storage lưu trữ tệp mà người dùng tải lên vào Google Cloud Storage, giúp các tệp này có thể truy cập qua cả Firebase và Google Cloud. Điều này cho phép bạn linh hoạt trong việc tải lên hoặc xuống tệp tin từ người dùng </w:t>
      </w:r>
      <w:r w:rsidRPr="00123CCD">
        <w:rPr>
          <w:lang w:val="vi-VN"/>
        </w:rPr>
        <w:lastRenderedPageBreak/>
        <w:t xml:space="preserve">đồng thời thực hiện xử lý các công việc phía sever  như lọc hình ảnh hoặc chuyển mã video thông qua Google Cloud Platform. </w:t>
      </w:r>
    </w:p>
    <w:p w14:paraId="2C138A97" w14:textId="20157E5B" w:rsidR="00123CCD" w:rsidRPr="00123CCD" w:rsidRDefault="00123CCD" w:rsidP="00123CCD">
      <w:pPr>
        <w:pStyle w:val="oancuaDanhsach"/>
        <w:numPr>
          <w:ilvl w:val="0"/>
          <w:numId w:val="24"/>
        </w:numPr>
        <w:rPr>
          <w:lang w:val="vi-VN"/>
        </w:rPr>
      </w:pPr>
      <w:r w:rsidRPr="00123CCD">
        <w:rPr>
          <w:lang w:val="vi-VN"/>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14:paraId="63478BC0" w14:textId="61A01172" w:rsidR="00123CCD" w:rsidRDefault="00123CCD" w:rsidP="00123CCD">
      <w:pPr>
        <w:rPr>
          <w:lang w:val="vi-VN"/>
        </w:rPr>
      </w:pPr>
      <w:r w:rsidRPr="00123CCD">
        <w:rPr>
          <w:lang w:val="vi-VN"/>
        </w:rPr>
        <w:t>Việc tích hợp Firebase Storage vào ứng dụng khá đơn giản thông qua Firebase Assistant trên Android Studio IDE.</w:t>
      </w:r>
    </w:p>
    <w:p w14:paraId="54CA3787" w14:textId="24140C97" w:rsidR="00123CCD" w:rsidRPr="00123CCD" w:rsidRDefault="00123CCD" w:rsidP="00123CCD">
      <w:pPr>
        <w:rPr>
          <w:lang w:val="vi-VN"/>
        </w:rPr>
      </w:pPr>
      <w:r w:rsidRPr="004A425B">
        <w:rPr>
          <w:rFonts w:asciiTheme="majorHAnsi" w:hAnsiTheme="majorHAnsi" w:cstheme="majorHAnsi"/>
          <w:noProof/>
          <w:spacing w:val="-1"/>
          <w:szCs w:val="26"/>
        </w:rPr>
        <w:drawing>
          <wp:inline distT="0" distB="0" distL="0" distR="0" wp14:anchorId="3033BA73" wp14:editId="0F67E812">
            <wp:extent cx="5575935" cy="1716386"/>
            <wp:effectExtent l="19050" t="19050" r="24765" b="17780"/>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5935" cy="1716386"/>
                    </a:xfrm>
                    <a:prstGeom prst="rect">
                      <a:avLst/>
                    </a:prstGeom>
                    <a:noFill/>
                    <a:ln>
                      <a:solidFill>
                        <a:schemeClr val="tx1"/>
                      </a:solidFill>
                    </a:ln>
                  </pic:spPr>
                </pic:pic>
              </a:graphicData>
            </a:graphic>
          </wp:inline>
        </w:drawing>
      </w:r>
    </w:p>
    <w:p w14:paraId="46515876" w14:textId="0494DB78" w:rsidR="00D9619C" w:rsidRDefault="00D9619C" w:rsidP="00D9619C">
      <w:pPr>
        <w:pStyle w:val="u2"/>
        <w:rPr>
          <w:lang w:val="vi-VN"/>
        </w:rPr>
      </w:pPr>
      <w:r w:rsidRPr="00D9619C">
        <w:rPr>
          <w:lang w:val="vi-VN"/>
        </w:rPr>
        <w:t>Giải pháp thiết kế giao diện - Material Design</w:t>
      </w:r>
    </w:p>
    <w:p w14:paraId="4FF2F317" w14:textId="20367F8B" w:rsidR="00D9619C" w:rsidRPr="00D9619C" w:rsidRDefault="00D9619C" w:rsidP="00D9619C">
      <w:pPr>
        <w:rPr>
          <w:lang w:val="vi-VN"/>
        </w:rPr>
      </w:pPr>
      <w:r w:rsidRPr="00D9619C">
        <w:rPr>
          <w:lang w:val="vi-VN"/>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14:paraId="5DB445C9" w14:textId="2D6714FA" w:rsidR="00D9619C" w:rsidRDefault="00D9619C" w:rsidP="00D9619C">
      <w:r>
        <w:t>Google giới thiệu Material Design vào ngày 25 tháng 6 năm 2014, tại hội nghị Google I/O 2014.</w:t>
      </w:r>
    </w:p>
    <w:p w14:paraId="669C848C" w14:textId="712E97B0" w:rsidR="00D9619C" w:rsidRDefault="00D9619C" w:rsidP="00D9619C">
      <w:r w:rsidRPr="004A425B">
        <w:rPr>
          <w:rFonts w:asciiTheme="majorHAnsi" w:hAnsiTheme="majorHAnsi" w:cstheme="majorHAnsi"/>
          <w:noProof/>
          <w:szCs w:val="26"/>
        </w:rPr>
        <w:lastRenderedPageBreak/>
        <w:drawing>
          <wp:inline distT="0" distB="0" distL="0" distR="0" wp14:anchorId="67EB782C" wp14:editId="4B64CC05">
            <wp:extent cx="5575935" cy="2406807"/>
            <wp:effectExtent l="19050" t="19050" r="24765" b="1270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2406807"/>
                    </a:xfrm>
                    <a:prstGeom prst="rect">
                      <a:avLst/>
                    </a:prstGeom>
                    <a:noFill/>
                    <a:ln>
                      <a:solidFill>
                        <a:schemeClr val="tx1"/>
                      </a:solidFill>
                    </a:ln>
                  </pic:spPr>
                </pic:pic>
              </a:graphicData>
            </a:graphic>
          </wp:inline>
        </w:drawing>
      </w:r>
    </w:p>
    <w:p w14:paraId="1C0625EA" w14:textId="77777777" w:rsidR="00D9619C" w:rsidRDefault="00D9619C" w:rsidP="00D9619C">
      <w:r>
        <w:t>Đặc điểm của Material Design</w:t>
      </w:r>
    </w:p>
    <w:p w14:paraId="32E94299" w14:textId="1A14C7AC" w:rsidR="00D9619C" w:rsidRDefault="00D9619C" w:rsidP="00D9619C">
      <w:pPr>
        <w:pStyle w:val="oancuaDanhsach"/>
        <w:numPr>
          <w:ilvl w:val="0"/>
          <w:numId w:val="25"/>
        </w:numPr>
      </w:pPr>
      <w:r>
        <w:t>Sử dụng các màu nổi bật, thường có một mảng màu chủ đạo nằm ở cạnh trên ứng dụng.</w:t>
      </w:r>
    </w:p>
    <w:p w14:paraId="39ACB116" w14:textId="1ECC2DE9" w:rsidR="00D9619C" w:rsidRDefault="00D9619C" w:rsidP="00D9619C">
      <w:pPr>
        <w:pStyle w:val="oancuaDanhsach"/>
        <w:numPr>
          <w:ilvl w:val="0"/>
          <w:numId w:val="25"/>
        </w:numPr>
      </w:pPr>
      <w:r>
        <w:t>Các biểu tượng phẳng, đơn giản nhưng dễ hiểu.</w:t>
      </w:r>
    </w:p>
    <w:p w14:paraId="31127A1A" w14:textId="4D2B5E28" w:rsidR="00D9619C" w:rsidRDefault="00D9619C" w:rsidP="00D9619C">
      <w:pPr>
        <w:pStyle w:val="oancuaDanhsach"/>
        <w:numPr>
          <w:ilvl w:val="0"/>
          <w:numId w:val="25"/>
        </w:numPr>
      </w:pPr>
      <w:r>
        <w:t>Một số ứng dụng sẽ có một nút tròn to nằm ở góc dưới bên phải, thường có chức năng tạo mới.</w:t>
      </w:r>
    </w:p>
    <w:p w14:paraId="2CE2FA82" w14:textId="6C03CF08" w:rsidR="00D9619C" w:rsidRDefault="00D9619C" w:rsidP="00D9619C">
      <w:pPr>
        <w:pStyle w:val="oancuaDanhsach"/>
        <w:numPr>
          <w:ilvl w:val="0"/>
          <w:numId w:val="25"/>
        </w:numPr>
      </w:pPr>
      <w:r>
        <w:t>Giao diện phẳng, ít hoặc không có hiệu ứng chuyển màu, có hoặc không có hiệu ứng đổ bóng đen.</w:t>
      </w:r>
    </w:p>
    <w:p w14:paraId="1AB11682" w14:textId="2DF4405D" w:rsidR="00D9619C" w:rsidRDefault="00D9619C" w:rsidP="00D9619C">
      <w:pPr>
        <w:pStyle w:val="oancuaDanhsach"/>
        <w:numPr>
          <w:ilvl w:val="0"/>
          <w:numId w:val="25"/>
        </w:numPr>
      </w:pPr>
      <w:r>
        <w:t>Menu, nút nhấn, chữ viết… có nhiều khoảng cách trắng nên trông thoáng đãng.</w:t>
      </w:r>
    </w:p>
    <w:p w14:paraId="74350EC1" w14:textId="32B8F450" w:rsidR="000A62EA" w:rsidRPr="000A62EA" w:rsidRDefault="00D9619C" w:rsidP="000A62EA">
      <w:pPr>
        <w:pStyle w:val="oancuaDanhsach"/>
        <w:numPr>
          <w:ilvl w:val="0"/>
          <w:numId w:val="25"/>
        </w:numPr>
      </w:pPr>
      <w:r>
        <w:t>Có các hiệu ứng chuyển động tự nhiên, dễ hiểu, có thể gợi ý cho một tính năng nào đó.</w:t>
      </w:r>
    </w:p>
    <w:p w14:paraId="0E960149" w14:textId="77777777" w:rsidR="002B7979" w:rsidRPr="00C6259E" w:rsidRDefault="002B7979" w:rsidP="00902170">
      <w:pPr>
        <w:pStyle w:val="u1"/>
        <w:framePr w:w="8485" w:wrap="notBeside" w:yAlign="top"/>
        <w:rPr>
          <w:lang w:val="vi-VN"/>
        </w:rPr>
      </w:pPr>
      <w:bookmarkStart w:id="62" w:name="_Toc510882204"/>
      <w:bookmarkStart w:id="63" w:name="_Ref512428284"/>
      <w:bookmarkStart w:id="64" w:name="_Toc512713196"/>
      <w:r w:rsidRPr="00C6259E">
        <w:rPr>
          <w:lang w:val="vi-VN"/>
        </w:rPr>
        <w:lastRenderedPageBreak/>
        <w:t>Phát triển và triển khai ứng dụng</w:t>
      </w:r>
      <w:bookmarkEnd w:id="62"/>
      <w:bookmarkEnd w:id="63"/>
      <w:bookmarkEnd w:id="64"/>
    </w:p>
    <w:p w14:paraId="2BBC17B3" w14:textId="77777777" w:rsidR="00944075" w:rsidRDefault="00944075" w:rsidP="00944075">
      <w:pPr>
        <w:pStyle w:val="u2"/>
      </w:pPr>
      <w:bookmarkStart w:id="65" w:name="_Toc510882205"/>
      <w:bookmarkStart w:id="66" w:name="_Toc512713197"/>
      <w:r>
        <w:t>Thiết kế kiến trúc</w:t>
      </w:r>
      <w:bookmarkEnd w:id="65"/>
      <w:bookmarkEnd w:id="66"/>
    </w:p>
    <w:p w14:paraId="69E6011F" w14:textId="77777777" w:rsidR="00944075" w:rsidRDefault="00944075" w:rsidP="00944075">
      <w:pPr>
        <w:pStyle w:val="u3"/>
      </w:pPr>
      <w:bookmarkStart w:id="67" w:name="_Ref510798848"/>
      <w:bookmarkStart w:id="68" w:name="_Toc510882206"/>
      <w:bookmarkStart w:id="69" w:name="_Toc512713198"/>
      <w:r>
        <w:t>Lựa chọn kiến trúc phần mềm</w:t>
      </w:r>
      <w:bookmarkEnd w:id="67"/>
      <w:bookmarkEnd w:id="68"/>
      <w:bookmarkEnd w:id="69"/>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B880B7" w:rsidR="00E26EB3" w:rsidRDefault="00E26EB3" w:rsidP="00E26EB3">
      <w:pPr>
        <w:pStyle w:val="u3"/>
      </w:pPr>
      <w:bookmarkStart w:id="70" w:name="_Toc510882207"/>
      <w:bookmarkStart w:id="71" w:name="_Toc512713199"/>
      <w:r>
        <w:t>Thiết kế tổng quan</w:t>
      </w:r>
      <w:bookmarkEnd w:id="70"/>
      <w:bookmarkEnd w:id="71"/>
    </w:p>
    <w:p w14:paraId="5C2ED7ED" w14:textId="2B118521" w:rsidR="000A62EA" w:rsidRPr="000A62EA" w:rsidRDefault="000A62EA" w:rsidP="000A62EA">
      <w:pPr>
        <w:rPr>
          <w:lang w:val="vi-VN"/>
        </w:rPr>
      </w:pPr>
      <w:r>
        <w:rPr>
          <w:lang w:val="vi-VN"/>
        </w:rPr>
        <w:t>Dựa trên kiến trúc phần mềm, hệ thống được xây dựng thành 3 tầng xử lý chính</w:t>
      </w:r>
      <w:r w:rsidR="008C5F9D">
        <w:rPr>
          <w:lang w:val="vi-VN"/>
        </w:rPr>
        <w:t>, mỗi tâng có chức năng cụ thể như sau:</w:t>
      </w:r>
    </w:p>
    <w:p w14:paraId="22B89F07" w14:textId="377B05B7" w:rsidR="00E76AD2" w:rsidRDefault="000A62EA" w:rsidP="00D219BB">
      <w:pPr>
        <w:pStyle w:val="Chuthich"/>
      </w:pPr>
      <w:r>
        <w:rPr>
          <w:noProof/>
        </w:rPr>
        <w:lastRenderedPageBreak/>
        <w:drawing>
          <wp:inline distT="0" distB="0" distL="0" distR="0" wp14:anchorId="1DD02B85" wp14:editId="5CC237FF">
            <wp:extent cx="5260769" cy="5854374"/>
            <wp:effectExtent l="0" t="0" r="0" b="0"/>
            <wp:docPr id="41" name="Hình ảnh 41" descr="C:\Users\ASUS\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package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301" cy="5857192"/>
                    </a:xfrm>
                    <a:prstGeom prst="rect">
                      <a:avLst/>
                    </a:prstGeom>
                    <a:noFill/>
                    <a:ln>
                      <a:noFill/>
                    </a:ln>
                  </pic:spPr>
                </pic:pic>
              </a:graphicData>
            </a:graphic>
          </wp:inline>
        </w:drawing>
      </w:r>
    </w:p>
    <w:p w14:paraId="1FB9898A" w14:textId="192FA8D6" w:rsidR="0041520D" w:rsidRDefault="0041520D" w:rsidP="0041520D">
      <w:pPr>
        <w:pStyle w:val="u3"/>
      </w:pPr>
      <w:bookmarkStart w:id="72" w:name="_Toc510882208"/>
      <w:bookmarkStart w:id="73" w:name="_Toc512713200"/>
      <w:r>
        <w:t xml:space="preserve">Thiết kế </w:t>
      </w:r>
      <w:r w:rsidR="00562E49">
        <w:t xml:space="preserve">chi tiết </w:t>
      </w:r>
      <w:r>
        <w:t>gói</w:t>
      </w:r>
      <w:bookmarkEnd w:id="72"/>
      <w:bookmarkEnd w:id="73"/>
    </w:p>
    <w:p w14:paraId="5CA6368B" w14:textId="050EC59F" w:rsidR="00DD64E5" w:rsidRPr="0065468C" w:rsidDel="00C364D7" w:rsidRDefault="00DD64E5" w:rsidP="00DD64E5">
      <w:pPr>
        <w:rPr>
          <w:ins w:id="74" w:author="Nguyễn Trọng Giáp" w:date="2017-12-20T10:12:00Z"/>
          <w:del w:id="75" w:author="Nguyễn Trọng Giáp" w:date="2017-12-20T10:12:00Z"/>
          <w:lang w:val="vi-VN"/>
        </w:rPr>
      </w:pPr>
      <w:moveToRangeStart w:id="76" w:author="Nguyễn Trọng Giáp" w:date="2017-12-20T10:12:00Z" w:name="move501528083"/>
      <w:ins w:id="77" w:author="Nguyễn Trọng Giáp" w:date="2017-12-20T10:12:00Z">
        <w:r>
          <w:t>Sau đây em xin t</w:t>
        </w:r>
        <w:r w:rsidRPr="002D0D2E">
          <w:t>rình bày biểu đồ lớp phân tích gộp 1 số use case liên quan tới nhau</w:t>
        </w:r>
        <w:r>
          <w:t xml:space="preserve"> của </w:t>
        </w:r>
      </w:ins>
      <w:r>
        <w:rPr>
          <w:lang w:val="vi-VN"/>
        </w:rPr>
        <w:t>một vài</w:t>
      </w:r>
      <w:ins w:id="78" w:author="Nguyễn Trọng Giáp" w:date="2017-12-20T10:12:00Z">
        <w:r>
          <w:t xml:space="preserve"> chức năng</w:t>
        </w:r>
      </w:ins>
      <w:r>
        <w:rPr>
          <w:lang w:val="vi-VN"/>
        </w:rPr>
        <w:t xml:space="preserve"> của ứng dụng</w:t>
      </w:r>
      <w:r w:rsidR="0065468C">
        <w:rPr>
          <w:lang w:val="vi-VN"/>
        </w:rPr>
        <w:t>:</w:t>
      </w:r>
    </w:p>
    <w:moveToRangeEnd w:id="76"/>
    <w:p w14:paraId="546CD576" w14:textId="77777777" w:rsidR="00DD64E5" w:rsidRPr="00DD64E5" w:rsidRDefault="00DD64E5" w:rsidP="00DD64E5"/>
    <w:p w14:paraId="1B31E818" w14:textId="23398633" w:rsidR="0086612D" w:rsidRPr="00DD64E5" w:rsidRDefault="00C17C88" w:rsidP="00C17C88">
      <w:pPr>
        <w:pStyle w:val="oancuaDanhsach"/>
        <w:numPr>
          <w:ilvl w:val="0"/>
          <w:numId w:val="9"/>
        </w:numPr>
      </w:pPr>
      <w:r>
        <w:rPr>
          <w:lang w:val="vi-VN"/>
        </w:rPr>
        <w:t>Thiết kế chi tiết gói chức năng Đăng ký</w:t>
      </w:r>
    </w:p>
    <w:p w14:paraId="70DE12AA" w14:textId="7DCE8E22" w:rsidR="00DD64E5" w:rsidRDefault="00DD64E5" w:rsidP="00DD64E5">
      <w:pPr>
        <w:pStyle w:val="oancuaDanhsach"/>
      </w:pPr>
      <w:r>
        <w:rPr>
          <w:noProof/>
        </w:rPr>
        <w:lastRenderedPageBreak/>
        <w:drawing>
          <wp:inline distT="0" distB="0" distL="0" distR="0" wp14:anchorId="5C77C5B5" wp14:editId="71369517">
            <wp:extent cx="4918842" cy="2164911"/>
            <wp:effectExtent l="0" t="0" r="0" b="6985"/>
            <wp:docPr id="42" name="Hình ảnh 42" descr="C:\Users\ASUS\AppData\Local\Microsoft\Windows\INetCache\Content.Word\regi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regist_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486" cy="2168275"/>
                    </a:xfrm>
                    <a:prstGeom prst="rect">
                      <a:avLst/>
                    </a:prstGeom>
                    <a:noFill/>
                    <a:ln>
                      <a:noFill/>
                    </a:ln>
                  </pic:spPr>
                </pic:pic>
              </a:graphicData>
            </a:graphic>
          </wp:inline>
        </w:drawing>
      </w:r>
    </w:p>
    <w:p w14:paraId="0C9DD789" w14:textId="76D93E4C" w:rsidR="0065468C" w:rsidRPr="004B7CD9" w:rsidRDefault="0065468C" w:rsidP="0065468C">
      <w:pPr>
        <w:pStyle w:val="oancuaDanhsach"/>
        <w:numPr>
          <w:ilvl w:val="0"/>
          <w:numId w:val="9"/>
        </w:numPr>
      </w:pPr>
      <w:r>
        <w:rPr>
          <w:lang w:val="vi-VN"/>
        </w:rPr>
        <w:t>Thiết kế chi tiết gói chức năng Đăng nhập</w:t>
      </w:r>
    </w:p>
    <w:p w14:paraId="0737DDFA" w14:textId="08A476A3" w:rsidR="004B7CD9" w:rsidRPr="00DD64E5" w:rsidRDefault="004B7CD9" w:rsidP="004B7CD9">
      <w:pPr>
        <w:pStyle w:val="oancuaDanhsach"/>
      </w:pPr>
      <w:r>
        <w:rPr>
          <w:noProof/>
        </w:rPr>
        <w:drawing>
          <wp:inline distT="0" distB="0" distL="0" distR="0" wp14:anchorId="4336753B" wp14:editId="6B03767D">
            <wp:extent cx="4887311" cy="2151033"/>
            <wp:effectExtent l="0" t="0" r="8890" b="1905"/>
            <wp:docPr id="43" name="Hình ảnh 43" descr="C:\Users\ASUS\AppData\Local\Microsoft\Windows\INetCache\Content.Word\login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login_pack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367" cy="2153258"/>
                    </a:xfrm>
                    <a:prstGeom prst="rect">
                      <a:avLst/>
                    </a:prstGeom>
                    <a:noFill/>
                    <a:ln>
                      <a:noFill/>
                    </a:ln>
                  </pic:spPr>
                </pic:pic>
              </a:graphicData>
            </a:graphic>
          </wp:inline>
        </w:drawing>
      </w:r>
    </w:p>
    <w:p w14:paraId="782FA2F0" w14:textId="799C5E21" w:rsidR="0065468C" w:rsidRPr="0014045C" w:rsidRDefault="0014045C" w:rsidP="0065468C">
      <w:pPr>
        <w:pStyle w:val="oancuaDanhsach"/>
        <w:numPr>
          <w:ilvl w:val="0"/>
          <w:numId w:val="9"/>
        </w:numPr>
      </w:pPr>
      <w:r>
        <w:rPr>
          <w:lang w:val="vi-VN"/>
        </w:rPr>
        <w:t>Thiết kế chi tiết gói chức năng Gọi xe</w:t>
      </w:r>
    </w:p>
    <w:p w14:paraId="7ED40A2D" w14:textId="5E23232F" w:rsidR="0014045C" w:rsidRDefault="0014045C" w:rsidP="0014045C">
      <w:pPr>
        <w:pStyle w:val="oancuaDanhsach"/>
      </w:pPr>
      <w:r>
        <w:rPr>
          <w:noProof/>
        </w:rPr>
        <w:drawing>
          <wp:inline distT="0" distB="0" distL="0" distR="0" wp14:anchorId="1145BE0B" wp14:editId="74A939BB">
            <wp:extent cx="4864101" cy="2963918"/>
            <wp:effectExtent l="0" t="0" r="0" b="8255"/>
            <wp:docPr id="44" name="Hình ảnh 44" descr="C:\Users\ASUS\AppData\Local\Microsoft\Windows\INetCache\Content.Word\reque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request_pack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261" cy="2967062"/>
                    </a:xfrm>
                    <a:prstGeom prst="rect">
                      <a:avLst/>
                    </a:prstGeom>
                    <a:noFill/>
                    <a:ln>
                      <a:noFill/>
                    </a:ln>
                  </pic:spPr>
                </pic:pic>
              </a:graphicData>
            </a:graphic>
          </wp:inline>
        </w:drawing>
      </w:r>
    </w:p>
    <w:p w14:paraId="0509B11F" w14:textId="7D533FD1" w:rsidR="00AF59CA" w:rsidRPr="00412A2B" w:rsidRDefault="00AF59CA" w:rsidP="00AF59CA">
      <w:pPr>
        <w:pStyle w:val="oancuaDanhsach"/>
        <w:numPr>
          <w:ilvl w:val="0"/>
          <w:numId w:val="27"/>
        </w:numPr>
      </w:pPr>
      <w:r>
        <w:rPr>
          <w:lang w:val="vi-VN"/>
        </w:rPr>
        <w:t>T</w:t>
      </w:r>
      <w:r w:rsidR="00722B53">
        <w:rPr>
          <w:lang w:val="vi-VN"/>
        </w:rPr>
        <w:t>hiết kế chi tiết gói chức năng Q</w:t>
      </w:r>
      <w:r>
        <w:rPr>
          <w:lang w:val="vi-VN"/>
        </w:rPr>
        <w:t>uản lý</w:t>
      </w:r>
      <w:r w:rsidR="00722B53">
        <w:rPr>
          <w:lang w:val="vi-VN"/>
        </w:rPr>
        <w:t xml:space="preserve"> dịch vụ</w:t>
      </w:r>
    </w:p>
    <w:p w14:paraId="7DC43EDE" w14:textId="7FBFC745" w:rsidR="00412A2B" w:rsidRPr="0086612D" w:rsidRDefault="00412A2B" w:rsidP="00412A2B">
      <w:pPr>
        <w:pStyle w:val="oancuaDanhsach"/>
      </w:pPr>
      <w:r>
        <w:rPr>
          <w:noProof/>
        </w:rPr>
        <w:lastRenderedPageBreak/>
        <w:drawing>
          <wp:inline distT="0" distB="0" distL="0" distR="0" wp14:anchorId="61002800" wp14:editId="3A82EA76">
            <wp:extent cx="4855780" cy="6381345"/>
            <wp:effectExtent l="0" t="0" r="2540" b="635"/>
            <wp:docPr id="45" name="Hình ảnh 45" descr="C:\Users\ASUS\AppData\Local\Microsoft\Windows\INetCache\Content.Word\Mana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Mana_pack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695" cy="6385176"/>
                    </a:xfrm>
                    <a:prstGeom prst="rect">
                      <a:avLst/>
                    </a:prstGeom>
                    <a:noFill/>
                    <a:ln>
                      <a:noFill/>
                    </a:ln>
                  </pic:spPr>
                </pic:pic>
              </a:graphicData>
            </a:graphic>
          </wp:inline>
        </w:drawing>
      </w:r>
    </w:p>
    <w:p w14:paraId="610B312B" w14:textId="77777777" w:rsidR="00833BBB" w:rsidRPr="00833BBB" w:rsidRDefault="00833BBB" w:rsidP="00833BBB">
      <w:pPr>
        <w:pStyle w:val="u2"/>
      </w:pPr>
      <w:bookmarkStart w:id="79" w:name="_Toc510882209"/>
      <w:bookmarkStart w:id="80" w:name="_Toc512713201"/>
      <w:r>
        <w:t>Thiết kế chi tiết</w:t>
      </w:r>
      <w:bookmarkEnd w:id="79"/>
      <w:bookmarkEnd w:id="80"/>
    </w:p>
    <w:p w14:paraId="056A3C21" w14:textId="0354A846" w:rsidR="000652EC" w:rsidRDefault="002757EA" w:rsidP="002757EA">
      <w:pPr>
        <w:pStyle w:val="u3"/>
      </w:pPr>
      <w:bookmarkStart w:id="81" w:name="_Toc510882210"/>
      <w:bookmarkStart w:id="82" w:name="_Ref510900858"/>
      <w:bookmarkStart w:id="83" w:name="_Toc512713202"/>
      <w:r>
        <w:t>Thiết kế giao diện</w:t>
      </w:r>
      <w:bookmarkEnd w:id="81"/>
      <w:bookmarkEnd w:id="82"/>
      <w:bookmarkEnd w:id="83"/>
    </w:p>
    <w:p w14:paraId="61C84305" w14:textId="593F131F" w:rsidR="00812B19" w:rsidRDefault="00812B19" w:rsidP="00812B19">
      <w:pPr>
        <w:rPr>
          <w:lang w:val="vi-VN"/>
        </w:rPr>
      </w:pPr>
      <w:r>
        <w:rPr>
          <w:lang w:val="vi-VN"/>
        </w:rPr>
        <w:t>Việc thiết kế giao diện cho ứng dụng cần đảm bảo tính đơn giản, dễ sử dụng cho người dùng</w:t>
      </w:r>
      <w:r w:rsidR="004A666E">
        <w:rPr>
          <w:lang w:val="vi-VN"/>
        </w:rPr>
        <w:t>. Do đó cần thống nhất các quy chuẩn thiết kế cho ứng dụng. Để đảm bảo yêu cầu này sinh viên đưa ra các quy tắc thiết kế giao diện sau</w:t>
      </w:r>
      <w:r w:rsidR="004A666E">
        <w:rPr>
          <w:lang w:val="vi-VN"/>
        </w:rPr>
        <w:tab/>
        <w:t>:</w:t>
      </w:r>
    </w:p>
    <w:p w14:paraId="18F2638C" w14:textId="02347FA7" w:rsidR="00AB36C7" w:rsidRDefault="00AB36C7" w:rsidP="00534334">
      <w:pPr>
        <w:pStyle w:val="oancuaDanhsach"/>
        <w:numPr>
          <w:ilvl w:val="0"/>
          <w:numId w:val="30"/>
        </w:numPr>
        <w:rPr>
          <w:lang w:val="vi-VN"/>
        </w:rPr>
      </w:pPr>
      <w:r w:rsidRPr="00AB36C7">
        <w:rPr>
          <w:lang w:val="vi-VN"/>
        </w:rPr>
        <w:lastRenderedPageBreak/>
        <w:t>Quy định về màn hình</w:t>
      </w:r>
      <w:r w:rsidR="00534334">
        <w:rPr>
          <w:lang w:val="vi-VN"/>
        </w:rPr>
        <w:t xml:space="preserve">: </w:t>
      </w:r>
      <w:r w:rsidRPr="00534334">
        <w:rPr>
          <w:lang w:val="vi-VN"/>
        </w:rPr>
        <w:t>Hệ thống xây dựng trên hệ điều hành Android. Hiện nay trên thị trường các hàng sản xuất điện thoại Android rất nhiều, với nhiều loại điện thoại khác nhau, kích cỡ màn hình khác nhau. Do đó ứng dụng cần thiết kế phù hợp với các loại thiết bị. Không để bị mất thông tin, gây khó khăn cho người dùng</w:t>
      </w:r>
      <w:r w:rsidR="00A6074A">
        <w:rPr>
          <w:lang w:val="vi-VN"/>
        </w:rPr>
        <w:t>. Các file hình ảnh, thiết kế cần được tùy chỉnh theo từng loại màn hình theo quy chuẩn thiết kế của Android</w:t>
      </w:r>
    </w:p>
    <w:p w14:paraId="3311C8B0" w14:textId="66EB0630" w:rsidR="00A6074A" w:rsidRPr="00534334" w:rsidRDefault="00A6074A" w:rsidP="00A6074A">
      <w:pPr>
        <w:pStyle w:val="oancuaDanhsach"/>
        <w:jc w:val="center"/>
        <w:rPr>
          <w:lang w:val="vi-VN"/>
        </w:rPr>
      </w:pPr>
      <w:r>
        <w:rPr>
          <w:noProof/>
        </w:rPr>
        <w:drawing>
          <wp:inline distT="0" distB="0" distL="0" distR="0" wp14:anchorId="591A37B4" wp14:editId="317815D9">
            <wp:extent cx="2505710" cy="1995170"/>
            <wp:effectExtent l="0" t="0" r="8890" b="5080"/>
            <wp:docPr id="49" name="Hình ảnh 4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Ã¬nh áº£nh cÃ³ liÃªn qu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995170"/>
                    </a:xfrm>
                    <a:prstGeom prst="rect">
                      <a:avLst/>
                    </a:prstGeom>
                    <a:noFill/>
                    <a:ln>
                      <a:noFill/>
                    </a:ln>
                  </pic:spPr>
                </pic:pic>
              </a:graphicData>
            </a:graphic>
          </wp:inline>
        </w:drawing>
      </w:r>
    </w:p>
    <w:p w14:paraId="7D656DAD" w14:textId="22741096" w:rsidR="00AB36C7" w:rsidRDefault="00AB36C7" w:rsidP="00E45EBC">
      <w:pPr>
        <w:pStyle w:val="oancuaDanhsach"/>
        <w:numPr>
          <w:ilvl w:val="0"/>
          <w:numId w:val="30"/>
        </w:numPr>
        <w:rPr>
          <w:lang w:val="vi-VN"/>
        </w:rPr>
      </w:pPr>
      <w:r>
        <w:rPr>
          <w:lang w:val="vi-VN"/>
        </w:rPr>
        <w:t>Quy định về sắp xếp thông tin</w:t>
      </w:r>
      <w:r w:rsidR="00E45EBC">
        <w:rPr>
          <w:lang w:val="vi-VN"/>
        </w:rPr>
        <w:t xml:space="preserve">: </w:t>
      </w:r>
      <w:r w:rsidR="00E45EBC" w:rsidRPr="00E45EBC">
        <w:rPr>
          <w:lang w:val="vi-VN"/>
        </w:rPr>
        <w:t>Bất kỳ thông tin được sắp xếp phải thẳng hàng với đối tượng đầu</w:t>
      </w:r>
      <w:r w:rsidR="00E45EBC">
        <w:rPr>
          <w:lang w:val="vi-VN"/>
        </w:rPr>
        <w:t xml:space="preserve"> </w:t>
      </w:r>
      <w:r w:rsidR="00E45EBC" w:rsidRPr="00E45EBC">
        <w:rPr>
          <w:lang w:val="vi-VN"/>
        </w:rPr>
        <w:t>xuyên suốt trong các nguyên tắc thiết kế</w:t>
      </w:r>
      <w:r w:rsidR="00E45EBC">
        <w:rPr>
          <w:lang w:val="vi-VN"/>
        </w:rPr>
        <w:t>.</w:t>
      </w:r>
      <w:r w:rsidR="00E45EBC" w:rsidRPr="00E45EBC">
        <w:rPr>
          <w:lang w:val="vi-VN"/>
        </w:rPr>
        <w:t>Dựa trên nguyên tắc trái sang phải dưới giống như thói quen đọc sách</w:t>
      </w:r>
      <w:r w:rsidR="00E45EBC">
        <w:rPr>
          <w:lang w:val="vi-VN"/>
        </w:rPr>
        <w:t>.</w:t>
      </w:r>
    </w:p>
    <w:p w14:paraId="59AD078F" w14:textId="2BE0671B" w:rsidR="00E45EBC" w:rsidRDefault="00E45EBC" w:rsidP="00E45EBC">
      <w:pPr>
        <w:pStyle w:val="oancuaDanhsach"/>
        <w:rPr>
          <w:lang w:val="vi-VN"/>
        </w:rPr>
      </w:pPr>
      <w:r>
        <w:rPr>
          <w:noProof/>
        </w:rPr>
        <w:drawing>
          <wp:inline distT="0" distB="0" distL="0" distR="0" wp14:anchorId="4FC566BE" wp14:editId="69915F3F">
            <wp:extent cx="4523959" cy="3182587"/>
            <wp:effectExtent l="0" t="0" r="0" b="0"/>
            <wp:docPr id="46" name="Hình ảnh 46" descr="C:\Users\ASUS\AppData\Local\Microsoft\Windows\INetCache\Content.Word\nguyen-tac-thiet-ke-ung-d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nguyen-tac-thiet-ke-ung-dung-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994"/>
                    <a:stretch/>
                  </pic:blipFill>
                  <pic:spPr bwMode="auto">
                    <a:xfrm>
                      <a:off x="0" y="0"/>
                      <a:ext cx="4532583" cy="3188654"/>
                    </a:xfrm>
                    <a:prstGeom prst="rect">
                      <a:avLst/>
                    </a:prstGeom>
                    <a:noFill/>
                    <a:ln>
                      <a:noFill/>
                    </a:ln>
                    <a:extLst>
                      <a:ext uri="{53640926-AAD7-44D8-BBD7-CCE9431645EC}">
                        <a14:shadowObscured xmlns:a14="http://schemas.microsoft.com/office/drawing/2010/main"/>
                      </a:ext>
                    </a:extLst>
                  </pic:spPr>
                </pic:pic>
              </a:graphicData>
            </a:graphic>
          </wp:inline>
        </w:drawing>
      </w:r>
    </w:p>
    <w:p w14:paraId="5AE041F6" w14:textId="6DF07515" w:rsidR="00D47CEC" w:rsidRDefault="00D47CEC" w:rsidP="00D47CEC">
      <w:pPr>
        <w:pStyle w:val="oancuaDanhsach"/>
        <w:numPr>
          <w:ilvl w:val="0"/>
          <w:numId w:val="30"/>
        </w:numPr>
        <w:rPr>
          <w:lang w:val="vi-VN"/>
        </w:rPr>
      </w:pPr>
      <w:r>
        <w:rPr>
          <w:lang w:val="vi-VN"/>
        </w:rPr>
        <w:t xml:space="preserve">Tổ chức thông tin theo nguyên tắc quan hệ: </w:t>
      </w:r>
      <w:r w:rsidRPr="00D47CEC">
        <w:rPr>
          <w:lang w:val="vi-VN"/>
        </w:rPr>
        <w:t xml:space="preserve">Tổ chức thông tin theo các nguyên tắc quan hệ, gần gũi với các thông tin khác có liên quan, nhóm chúng lại với nhau. Nếu nhiều mục tồn tại gần nhau có quan hệ chặt chẽ nó sẽ trở thành một </w:t>
      </w:r>
      <w:r w:rsidRPr="00D47CEC">
        <w:rPr>
          <w:lang w:val="vi-VN"/>
        </w:rPr>
        <w:lastRenderedPageBreak/>
        <w:t>nhóm trực quan, chứ không phải là các yếu tố bị cô lập, đơn lẻ. Điều này sẽ giúp làm giảm sự nhầm lẫn và cung cấp cho</w:t>
      </w:r>
      <w:r w:rsidR="006508B4">
        <w:rPr>
          <w:lang w:val="vi-VN"/>
        </w:rPr>
        <w:t xml:space="preserve"> người đọc một cấu trúc rõ ràng, dễ tiếp cận.</w:t>
      </w:r>
    </w:p>
    <w:p w14:paraId="3CC88B42" w14:textId="14D03474" w:rsidR="00A6074A" w:rsidRDefault="00A6074A" w:rsidP="00A6074A">
      <w:pPr>
        <w:pStyle w:val="oancuaDanhsach"/>
        <w:jc w:val="center"/>
        <w:rPr>
          <w:lang w:val="vi-VN"/>
        </w:rPr>
      </w:pPr>
      <w:r>
        <w:rPr>
          <w:noProof/>
        </w:rPr>
        <w:drawing>
          <wp:inline distT="0" distB="0" distL="0" distR="0" wp14:anchorId="190A0924" wp14:editId="442D2E2D">
            <wp:extent cx="4358244" cy="3977640"/>
            <wp:effectExtent l="0" t="0" r="4445" b="3810"/>
            <wp:docPr id="48" name="Hình ảnh 48" descr="C:\Users\ASUS\AppData\Local\Microsoft\Windows\INetCache\Content.Word\device-2018-05-20-02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device-2018-05-20-02285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8061" b="20028"/>
                    <a:stretch/>
                  </pic:blipFill>
                  <pic:spPr bwMode="auto">
                    <a:xfrm>
                      <a:off x="0" y="0"/>
                      <a:ext cx="4383820" cy="4000983"/>
                    </a:xfrm>
                    <a:prstGeom prst="rect">
                      <a:avLst/>
                    </a:prstGeom>
                    <a:noFill/>
                    <a:ln>
                      <a:noFill/>
                    </a:ln>
                    <a:extLst>
                      <a:ext uri="{53640926-AAD7-44D8-BBD7-CCE9431645EC}">
                        <a14:shadowObscured xmlns:a14="http://schemas.microsoft.com/office/drawing/2010/main"/>
                      </a:ext>
                    </a:extLst>
                  </pic:spPr>
                </pic:pic>
              </a:graphicData>
            </a:graphic>
          </wp:inline>
        </w:drawing>
      </w:r>
    </w:p>
    <w:p w14:paraId="127902C3" w14:textId="0250FBC9" w:rsidR="00DD0EA3" w:rsidRDefault="00DD0EA3" w:rsidP="00DD0EA3">
      <w:pPr>
        <w:pStyle w:val="oancuaDanhsach"/>
        <w:numPr>
          <w:ilvl w:val="0"/>
          <w:numId w:val="30"/>
        </w:numPr>
        <w:rPr>
          <w:lang w:val="vi-VN"/>
        </w:rPr>
      </w:pPr>
      <w:r>
        <w:rPr>
          <w:lang w:val="vi-VN"/>
        </w:rPr>
        <w:t>Thiết kế nút, điều khiển: Các nút xác nhận thiết kế đơn giản hình chữ nhật, viền xám, nền trắng, các phím điều khiển chức năng hình tròn, nền xanh với icon trắng, các phim điều hướng tiếp tục, quay lại được thiết kế như hình:</w:t>
      </w:r>
    </w:p>
    <w:p w14:paraId="41BD4AA0" w14:textId="45552C3D" w:rsidR="00DD0EA3" w:rsidRDefault="00DD0EA3" w:rsidP="00334A3C">
      <w:pPr>
        <w:pStyle w:val="oancuaDanhsach"/>
        <w:jc w:val="center"/>
        <w:rPr>
          <w:lang w:val="vi-VN"/>
        </w:rPr>
      </w:pPr>
      <w:r>
        <w:rPr>
          <w:noProof/>
        </w:rPr>
        <w:drawing>
          <wp:inline distT="0" distB="0" distL="0" distR="0" wp14:anchorId="76E061A6" wp14:editId="5FBCDA92">
            <wp:extent cx="4845803" cy="961901"/>
            <wp:effectExtent l="0" t="0" r="0" b="0"/>
            <wp:docPr id="50" name="Hình ảnh 50" descr="C:\Users\ASUS\AppData\Local\Microsoft\Windows\INetCache\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butt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3137" cy="965342"/>
                    </a:xfrm>
                    <a:prstGeom prst="rect">
                      <a:avLst/>
                    </a:prstGeom>
                    <a:noFill/>
                    <a:ln>
                      <a:noFill/>
                    </a:ln>
                  </pic:spPr>
                </pic:pic>
              </a:graphicData>
            </a:graphic>
          </wp:inline>
        </w:drawing>
      </w:r>
    </w:p>
    <w:p w14:paraId="3EB8CAB9" w14:textId="7F8232F8" w:rsidR="00E45EBC" w:rsidRDefault="00334A3C" w:rsidP="00334A3C">
      <w:pPr>
        <w:pStyle w:val="oancuaDanhsach"/>
        <w:numPr>
          <w:ilvl w:val="0"/>
          <w:numId w:val="30"/>
        </w:numPr>
        <w:rPr>
          <w:lang w:val="vi-VN"/>
        </w:rPr>
      </w:pPr>
      <w:r>
        <w:rPr>
          <w:lang w:val="vi-VN"/>
        </w:rPr>
        <w:t>Hiển thị các thông điệp: Các thông điệp của ứng dụng hiển thị chính giữa màn hình. Với tiêu đề, nội dung và các phim xác nhận (nếu có). Nội dung của thông điệp ngắn gọn, dễ hiểu</w:t>
      </w:r>
      <w:r w:rsidR="000A442F">
        <w:rPr>
          <w:lang w:val="vi-VN"/>
        </w:rPr>
        <w:t>, như hình:</w:t>
      </w:r>
    </w:p>
    <w:p w14:paraId="40EA562B" w14:textId="441E7A69" w:rsidR="000A442F" w:rsidRDefault="00A03403" w:rsidP="00A03403">
      <w:pPr>
        <w:pStyle w:val="oancuaDanhsach"/>
        <w:jc w:val="center"/>
        <w:rPr>
          <w:lang w:val="vi-VN"/>
        </w:rPr>
      </w:pPr>
      <w:r>
        <w:rPr>
          <w:noProof/>
        </w:rPr>
        <w:lastRenderedPageBreak/>
        <w:drawing>
          <wp:inline distT="0" distB="0" distL="0" distR="0" wp14:anchorId="7F0F8984" wp14:editId="4C71DD48">
            <wp:extent cx="3051959" cy="1578293"/>
            <wp:effectExtent l="0" t="0" r="0" b="3175"/>
            <wp:docPr id="51" name="Hình ảnh 51" descr="C:\Users\ASUS\AppData\Local\Microsoft\Windows\INetCache\Content.Word\device-2018-05-20-0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device-2018-05-20-0255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9340" cy="1582110"/>
                    </a:xfrm>
                    <a:prstGeom prst="rect">
                      <a:avLst/>
                    </a:prstGeom>
                    <a:noFill/>
                    <a:ln>
                      <a:noFill/>
                    </a:ln>
                  </pic:spPr>
                </pic:pic>
              </a:graphicData>
            </a:graphic>
          </wp:inline>
        </w:drawing>
      </w:r>
    </w:p>
    <w:p w14:paraId="604AEA88" w14:textId="4CCF9339" w:rsidR="00A03403" w:rsidRDefault="00A03403" w:rsidP="00A03403">
      <w:pPr>
        <w:pStyle w:val="oancuaDanhsach"/>
        <w:numPr>
          <w:ilvl w:val="0"/>
          <w:numId w:val="30"/>
        </w:numPr>
        <w:jc w:val="left"/>
        <w:rPr>
          <w:lang w:val="vi-VN"/>
        </w:rPr>
      </w:pPr>
      <w:r>
        <w:rPr>
          <w:lang w:val="vi-VN"/>
        </w:rPr>
        <w:t>Nguyên tắc phối màu: ứng dụng sử dụng 2 màu chính là Jungle Green (#26A69A) và màu trắng. Thiết kế cần phối hợp hai màu này một cách hợp lý để làm nổi bật các thông tin nhưng vẫn đảm bảo tính đơn giản cho giao diện hệ thống.</w:t>
      </w:r>
    </w:p>
    <w:p w14:paraId="57BA83B0" w14:textId="61713DD1" w:rsidR="00A03403" w:rsidRPr="00334A3C" w:rsidRDefault="00A03403" w:rsidP="00A03403">
      <w:pPr>
        <w:pStyle w:val="oancuaDanhsach"/>
        <w:jc w:val="center"/>
        <w:rPr>
          <w:lang w:val="vi-VN"/>
        </w:rPr>
      </w:pPr>
      <w:r>
        <w:rPr>
          <w:noProof/>
        </w:rPr>
        <w:drawing>
          <wp:inline distT="0" distB="0" distL="0" distR="0" wp14:anchorId="1A4578CC" wp14:editId="3CDD7AC8">
            <wp:extent cx="3289465" cy="1701117"/>
            <wp:effectExtent l="0" t="0" r="6350" b="0"/>
            <wp:docPr id="52" name="Hình ảnh 52" descr="C:\Users\ASUS\AppData\Local\Microsoft\Windows\INetCache\Content.Word\device-2018-05-20-0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device-2018-05-20-02555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3010" cy="1708121"/>
                    </a:xfrm>
                    <a:prstGeom prst="rect">
                      <a:avLst/>
                    </a:prstGeom>
                    <a:noFill/>
                    <a:ln>
                      <a:noFill/>
                    </a:ln>
                  </pic:spPr>
                </pic:pic>
              </a:graphicData>
            </a:graphic>
          </wp:inline>
        </w:drawing>
      </w:r>
    </w:p>
    <w:p w14:paraId="7EE3C0B6" w14:textId="576B0A72" w:rsidR="00E023AC" w:rsidRDefault="00E023AC" w:rsidP="00E023AC">
      <w:pPr>
        <w:pStyle w:val="u3"/>
        <w:rPr>
          <w:lang w:val="vi-VN"/>
        </w:rPr>
      </w:pPr>
      <w:bookmarkStart w:id="84" w:name="_Toc510882212"/>
      <w:bookmarkStart w:id="85" w:name="_Toc512713204"/>
      <w:r w:rsidRPr="002829F7">
        <w:rPr>
          <w:lang w:val="vi-VN"/>
        </w:rPr>
        <w:t>Thiết kế cơ sở dữ liệu</w:t>
      </w:r>
      <w:bookmarkEnd w:id="84"/>
      <w:bookmarkEnd w:id="85"/>
    </w:p>
    <w:p w14:paraId="407C88DD" w14:textId="219B787F" w:rsidR="002829F7" w:rsidRDefault="002829F7" w:rsidP="002829F7">
      <w:pPr>
        <w:pStyle w:val="u4"/>
        <w:rPr>
          <w:lang w:val="vi-VN"/>
        </w:rPr>
      </w:pPr>
      <w:r>
        <w:rPr>
          <w:lang w:val="vi-VN"/>
        </w:rPr>
        <w:t xml:space="preserve">Yêu cầu của bài </w:t>
      </w:r>
      <w:r w:rsidR="0050385F">
        <w:rPr>
          <w:lang w:val="vi-VN"/>
        </w:rPr>
        <w:t>toá</w:t>
      </w:r>
      <w:r w:rsidR="00E562BD">
        <w:rPr>
          <w:lang w:val="vi-VN"/>
        </w:rPr>
        <w:t>n</w:t>
      </w:r>
    </w:p>
    <w:p w14:paraId="13D6CC86" w14:textId="7872A82B" w:rsidR="0050385F" w:rsidRPr="0050385F" w:rsidRDefault="0050385F" w:rsidP="0050385F">
      <w:pPr>
        <w:rPr>
          <w:lang w:val="vi-VN"/>
        </w:rPr>
      </w:pPr>
      <w:r w:rsidRPr="0050385F">
        <w:rPr>
          <w:lang w:val="vi-VN"/>
        </w:rPr>
        <w:t xml:space="preserve">Một người dùng </w:t>
      </w:r>
      <w:r>
        <w:rPr>
          <w:lang w:val="vi-VN"/>
        </w:rPr>
        <w:t xml:space="preserve">khi sử dụng hệ thống </w:t>
      </w:r>
      <w:r w:rsidRPr="0050385F">
        <w:rPr>
          <w:lang w:val="vi-VN"/>
        </w:rPr>
        <w:t>có thể đăng ký làm một trong</w:t>
      </w:r>
      <w:r>
        <w:rPr>
          <w:lang w:val="vi-VN"/>
        </w:rPr>
        <w:t xml:space="preserve"> hai loại người dùng : Lái xe, khách hàng</w:t>
      </w:r>
      <w:r w:rsidRPr="0050385F">
        <w:rPr>
          <w:lang w:val="vi-VN"/>
        </w:rPr>
        <w:t>. Các thông tin của người dùng bao gồm họ tên, số điện thoại, địa chỉ email</w:t>
      </w:r>
      <w:r w:rsidR="00E55043">
        <w:rPr>
          <w:lang w:val="vi-VN"/>
        </w:rPr>
        <w:t>, hình ảnh đại diện</w:t>
      </w:r>
      <w:r w:rsidRPr="0050385F">
        <w:rPr>
          <w:lang w:val="vi-VN"/>
        </w:rPr>
        <w:t>.</w:t>
      </w:r>
    </w:p>
    <w:p w14:paraId="2F60CA8B" w14:textId="6F734C56" w:rsidR="0050385F" w:rsidRDefault="0050385F" w:rsidP="0050385F">
      <w:r w:rsidRPr="00673DE8">
        <w:rPr>
          <w:lang w:val="vi-VN"/>
        </w:rPr>
        <w:t>Lái xe sở hữu phương tiện giao thông với các thông tin: biển số, và loại phương tiện (xe máy, ô tô)</w:t>
      </w:r>
      <w:r w:rsidR="00673DE8">
        <w:rPr>
          <w:lang w:val="vi-VN"/>
        </w:rPr>
        <w:t>, hãng sản xuất</w:t>
      </w:r>
      <w:r w:rsidRPr="00673DE8">
        <w:rPr>
          <w:lang w:val="vi-VN"/>
        </w:rPr>
        <w:t>.</w:t>
      </w:r>
      <w:r w:rsidR="00673DE8">
        <w:rPr>
          <w:lang w:val="vi-VN"/>
        </w:rPr>
        <w:t xml:space="preserve"> Tài xế cũng cần cung cấp cho hệ thống các thông tin về giấy phép lái xe, giấy tờ xe.</w:t>
      </w:r>
      <w:r w:rsidRPr="00673DE8">
        <w:rPr>
          <w:lang w:val="vi-VN"/>
        </w:rPr>
        <w:t xml:space="preserve"> </w:t>
      </w:r>
    </w:p>
    <w:p w14:paraId="37BA3102" w14:textId="284108D9" w:rsidR="006F5B60" w:rsidRDefault="00673DE8" w:rsidP="0050385F">
      <w:pPr>
        <w:rPr>
          <w:lang w:val="vi-VN"/>
        </w:rPr>
      </w:pPr>
      <w:r>
        <w:rPr>
          <w:lang w:val="vi-VN"/>
        </w:rPr>
        <w:t>Khi khách hàng thực hiện yêu cầu gọi xe hệ thống sẽ tự động lưu dưới dạng hành trình với thông tin của khách hàng, thông tin tài xế, phương tiện sử dụng, các thông tin về dịch vụ sử  dụng, quãng đường phát sinh, chi phí sử dụng,</w:t>
      </w:r>
      <w:r w:rsidR="000821DE">
        <w:rPr>
          <w:lang w:val="vi-VN"/>
        </w:rPr>
        <w:t xml:space="preserve"> trạng thái của hành </w:t>
      </w:r>
      <w:r w:rsidR="000821DE">
        <w:rPr>
          <w:lang w:val="vi-VN"/>
        </w:rPr>
        <w:lastRenderedPageBreak/>
        <w:t>trình</w:t>
      </w:r>
      <w:r>
        <w:rPr>
          <w:lang w:val="vi-VN"/>
        </w:rPr>
        <w:t>…</w:t>
      </w:r>
      <w:r w:rsidR="006F5B60">
        <w:rPr>
          <w:lang w:val="vi-VN"/>
        </w:rPr>
        <w:t xml:space="preserve"> Cả khách hàng và tài xế đều có thể xem lại thông tin hành trình mà </w:t>
      </w:r>
      <w:r w:rsidR="00A3103B">
        <w:rPr>
          <w:lang w:val="vi-VN"/>
        </w:rPr>
        <w:t>mì</w:t>
      </w:r>
      <w:r w:rsidR="006F5B60">
        <w:rPr>
          <w:lang w:val="vi-VN"/>
        </w:rPr>
        <w:t>nh tham gia</w:t>
      </w:r>
    </w:p>
    <w:p w14:paraId="689A89C0" w14:textId="43BE20DC" w:rsidR="00673DE8" w:rsidRDefault="00673DE8" w:rsidP="0050385F">
      <w:pPr>
        <w:rPr>
          <w:lang w:val="vi-VN"/>
        </w:rPr>
      </w:pPr>
      <w:r>
        <w:rPr>
          <w:lang w:val="vi-VN"/>
        </w:rPr>
        <w:t xml:space="preserve">Mỗi 1 hành trình có thể có 1 hoặc nhiều điểm </w:t>
      </w:r>
      <w:r w:rsidR="006F5B60">
        <w:rPr>
          <w:lang w:val="vi-VN"/>
        </w:rPr>
        <w:t>đến. Mỗi điểm đến chứa thông tin của người nhận, loại hàng hóa, ghi chú cho tài xế, và trạng thái xử lý.</w:t>
      </w:r>
    </w:p>
    <w:p w14:paraId="6FFF798D" w14:textId="2BF567D2" w:rsidR="00B523C7" w:rsidRPr="00673DE8" w:rsidRDefault="00B523C7" w:rsidP="0050385F">
      <w:pPr>
        <w:rPr>
          <w:lang w:val="vi-VN"/>
        </w:rPr>
      </w:pPr>
      <w:r w:rsidRPr="00B523C7">
        <w:rPr>
          <w:lang w:val="vi-VN"/>
        </w:rPr>
        <w:t>Hệ thống có quản trị viên có thể gửi thông báo đến người dùng, nội dung của thông báo bao gồm: chủ đề và nội dung, ngày gửi thông báo.</w:t>
      </w:r>
    </w:p>
    <w:p w14:paraId="08A969A0" w14:textId="715B9896" w:rsidR="009D0C44" w:rsidRDefault="009D0C44" w:rsidP="009D0C44">
      <w:pPr>
        <w:pStyle w:val="u4"/>
        <w:rPr>
          <w:lang w:val="vi-VN"/>
        </w:rPr>
      </w:pPr>
      <w:r>
        <w:rPr>
          <w:lang w:val="vi-VN"/>
        </w:rPr>
        <w:t>Biểu đồ thực thể liên kết</w:t>
      </w:r>
    </w:p>
    <w:p w14:paraId="61F9B850" w14:textId="366FD5BC" w:rsidR="009D0C44" w:rsidRDefault="009D0C44" w:rsidP="009D0C44">
      <w:pPr>
        <w:rPr>
          <w:lang w:val="vi-VN"/>
        </w:rPr>
      </w:pPr>
      <w:r>
        <w:rPr>
          <w:lang w:val="vi-VN"/>
        </w:rPr>
        <w:t xml:space="preserve">Từ những yêu cầu bài toán ở trên </w:t>
      </w:r>
      <w:r w:rsidR="001F03D5">
        <w:rPr>
          <w:lang w:val="vi-VN"/>
        </w:rPr>
        <w:t>có thể xây dựng thành biểu đồ thực thể liên kết sau:</w:t>
      </w:r>
    </w:p>
    <w:p w14:paraId="7B676050" w14:textId="78AF9E58" w:rsidR="00267E20" w:rsidRDefault="00267E20" w:rsidP="009D0C44">
      <w:pPr>
        <w:rPr>
          <w:lang w:val="vi-VN"/>
        </w:rPr>
      </w:pPr>
      <w:r>
        <w:rPr>
          <w:noProof/>
        </w:rPr>
        <w:drawing>
          <wp:inline distT="0" distB="0" distL="0" distR="0" wp14:anchorId="22C741BF" wp14:editId="123B2AE4">
            <wp:extent cx="5666911" cy="4140200"/>
            <wp:effectExtent l="0" t="0" r="0" b="0"/>
            <wp:docPr id="53" name="Hình ảnh 53" descr="C:\Users\ASUS\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E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580" cy="4142881"/>
                    </a:xfrm>
                    <a:prstGeom prst="rect">
                      <a:avLst/>
                    </a:prstGeom>
                    <a:noFill/>
                    <a:ln>
                      <a:noFill/>
                    </a:ln>
                  </pic:spPr>
                </pic:pic>
              </a:graphicData>
            </a:graphic>
          </wp:inline>
        </w:drawing>
      </w:r>
    </w:p>
    <w:p w14:paraId="045A9460" w14:textId="60710BE0" w:rsidR="00C212E8" w:rsidRDefault="00C212E8" w:rsidP="009D0C44">
      <w:pPr>
        <w:rPr>
          <w:lang w:val="vi-VN"/>
        </w:rPr>
      </w:pPr>
      <w:r>
        <w:rPr>
          <w:lang w:val="vi-VN"/>
        </w:rPr>
        <w:t>Trong đó User là thực thể đại diện cho người dùng với các thông tin về id, tên người dùng, số điện thoại, email, và đường dẫn đến hình đại diện.</w:t>
      </w:r>
    </w:p>
    <w:p w14:paraId="6BE180C4" w14:textId="5638C646" w:rsidR="00C212E8" w:rsidRDefault="00C212E8" w:rsidP="009D0C44">
      <w:pPr>
        <w:rPr>
          <w:lang w:val="vi-VN"/>
        </w:rPr>
      </w:pPr>
      <w:r>
        <w:rPr>
          <w:lang w:val="vi-VN"/>
        </w:rPr>
        <w:t>Customer,Admin, Driver là 3 thực thể con của User ứng với 3 loại người dùng của hệ thống.</w:t>
      </w:r>
    </w:p>
    <w:p w14:paraId="5B1B5F1E" w14:textId="4B8EA206" w:rsidR="00C212E8" w:rsidRDefault="00172DFE" w:rsidP="009D0C44">
      <w:pPr>
        <w:rPr>
          <w:lang w:val="vi-VN"/>
        </w:rPr>
      </w:pPr>
      <w:r>
        <w:rPr>
          <w:lang w:val="vi-VN"/>
        </w:rPr>
        <w:lastRenderedPageBreak/>
        <w:t>Trip là thông tin hành trình được hệ thống tạo ra khi người dùng yêu cầu giao hàng và tài xế chấp nhận yêu cầu đó. Bao gồm các thông tin về id, quãng đường, số tiền thanh toán, đánh giá, trạng thái hành trình</w:t>
      </w:r>
      <w:r w:rsidR="00E67634">
        <w:rPr>
          <w:lang w:val="vi-VN"/>
        </w:rPr>
        <w:t>. Mỗi khách hàng và tài xế có thể có nhiều hành trình và có thể lưu hành trình đó vào lịch sử sử dụng</w:t>
      </w:r>
      <w:r w:rsidR="00BB5635">
        <w:rPr>
          <w:lang w:val="vi-VN"/>
        </w:rPr>
        <w:t>.</w:t>
      </w:r>
    </w:p>
    <w:p w14:paraId="39EA8F61" w14:textId="38F2BD2C" w:rsidR="00BB5635" w:rsidRDefault="00BB5635" w:rsidP="009D0C44">
      <w:pPr>
        <w:rPr>
          <w:lang w:val="vi-VN"/>
        </w:rPr>
      </w:pPr>
      <w:r>
        <w:rPr>
          <w:lang w:val="vi-VN"/>
        </w:rPr>
        <w:t>Một Trip có thể có nhiều điểm dừng gọi là Request, bao gồm các thông tin</w:t>
      </w:r>
      <w:r w:rsidR="000E3855">
        <w:rPr>
          <w:lang w:val="vi-VN"/>
        </w:rPr>
        <w:t xml:space="preserve"> về id, tên người nhận, số điện thoại người nhận, loại hàng hóa vận chuyển, ghi chú,..</w:t>
      </w:r>
    </w:p>
    <w:p w14:paraId="53501B0C" w14:textId="4C68023A" w:rsidR="000E3855" w:rsidRDefault="000E3855" w:rsidP="009D0C44">
      <w:pPr>
        <w:rPr>
          <w:lang w:val="vi-VN"/>
        </w:rPr>
      </w:pPr>
      <w:r>
        <w:rPr>
          <w:lang w:val="vi-VN"/>
        </w:rPr>
        <w:t>Mỗi tài xế sở hữu một loại phương tiện biểu diễn dưới dạng thực thể Device với các thông tin về id, biển số, màu sắc, hãng, loại (ô tô, xe máy)</w:t>
      </w:r>
      <w:r w:rsidR="00F636CA">
        <w:rPr>
          <w:lang w:val="vi-VN"/>
        </w:rPr>
        <w:t>. Tài xế dùng phương tiện trong mỗi hành trình xử lý yêu cầu của khách hàng.</w:t>
      </w:r>
    </w:p>
    <w:p w14:paraId="4D2A5C23" w14:textId="365112FF" w:rsidR="00F636CA" w:rsidRDefault="00F636CA" w:rsidP="009D0C44">
      <w:pPr>
        <w:rPr>
          <w:lang w:val="vi-VN"/>
        </w:rPr>
      </w:pPr>
      <w:r>
        <w:rPr>
          <w:lang w:val="vi-VN"/>
        </w:rPr>
        <w:t>Admin có thể gửi thông báo đến người dùng dưới dạng thực thể liên kết Notification với các thông tin về id, tiêu đề, ngày đăng, nội dung thông báo.</w:t>
      </w:r>
    </w:p>
    <w:p w14:paraId="7D562EFB" w14:textId="00A4D357" w:rsidR="00260AA1" w:rsidRPr="00260AA1" w:rsidRDefault="00393D4A" w:rsidP="00260AA1">
      <w:pPr>
        <w:pStyle w:val="u4"/>
        <w:rPr>
          <w:lang w:val="vi-VN"/>
        </w:rPr>
      </w:pPr>
      <w:r>
        <w:rPr>
          <w:lang w:val="vi-VN"/>
        </w:rPr>
        <w:t>Biểu đồ lớp</w:t>
      </w:r>
    </w:p>
    <w:p w14:paraId="39EA8F17" w14:textId="0CD76223" w:rsidR="00260AA1" w:rsidRPr="00260AA1" w:rsidRDefault="00260AA1" w:rsidP="00260AA1">
      <w:pPr>
        <w:rPr>
          <w:lang w:val="vi-VN"/>
        </w:rPr>
      </w:pPr>
      <w:r>
        <w:rPr>
          <w:noProof/>
        </w:rPr>
        <w:drawing>
          <wp:inline distT="0" distB="0" distL="0" distR="0" wp14:anchorId="160E27C4" wp14:editId="24D43FF5">
            <wp:extent cx="5455912" cy="3894089"/>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ClassDiagram.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55912" cy="3894089"/>
                    </a:xfrm>
                    <a:prstGeom prst="rect">
                      <a:avLst/>
                    </a:prstGeom>
                    <a:noFill/>
                    <a:ln>
                      <a:noFill/>
                    </a:ln>
                  </pic:spPr>
                </pic:pic>
              </a:graphicData>
            </a:graphic>
          </wp:inline>
        </w:drawing>
      </w:r>
    </w:p>
    <w:p w14:paraId="77700119" w14:textId="209D0DA3" w:rsidR="00C84785" w:rsidRDefault="005B6CF4" w:rsidP="00C84785">
      <w:pPr>
        <w:pStyle w:val="u4"/>
        <w:rPr>
          <w:lang w:val="vi-VN"/>
        </w:rPr>
      </w:pPr>
      <w:r>
        <w:rPr>
          <w:lang w:val="vi-VN"/>
        </w:rPr>
        <w:lastRenderedPageBreak/>
        <w:t>Mô tả</w:t>
      </w:r>
      <w:r w:rsidR="00C84785">
        <w:rPr>
          <w:lang w:val="vi-VN"/>
        </w:rPr>
        <w:t xml:space="preserve"> chi tiết lớp</w:t>
      </w:r>
    </w:p>
    <w:p w14:paraId="1245609B" w14:textId="1CAA6284" w:rsidR="00D87158" w:rsidRDefault="00296186" w:rsidP="00296186">
      <w:pPr>
        <w:pStyle w:val="oancuaDanhsach"/>
        <w:numPr>
          <w:ilvl w:val="0"/>
          <w:numId w:val="27"/>
        </w:numPr>
        <w:rPr>
          <w:lang w:val="vi-VN"/>
        </w:rPr>
      </w:pPr>
      <w:r>
        <w:rPr>
          <w:lang w:val="vi-VN"/>
        </w:rPr>
        <w:t xml:space="preserve">Lớp Account: lớp </w:t>
      </w:r>
      <w:r w:rsidRPr="00296186">
        <w:rPr>
          <w:lang w:val="vi-VN"/>
        </w:rPr>
        <w:t>này mô tả các thông tin của tài khoản người dùng hệ thống</w:t>
      </w:r>
      <w:r>
        <w:rPr>
          <w:lang w:val="vi-VN"/>
        </w:rPr>
        <w:t>.</w:t>
      </w:r>
    </w:p>
    <w:tbl>
      <w:tblPr>
        <w:tblStyle w:val="BangThun1"/>
        <w:tblW w:w="0" w:type="auto"/>
        <w:tblInd w:w="625" w:type="dxa"/>
        <w:tblLook w:val="04A0" w:firstRow="1" w:lastRow="0" w:firstColumn="1" w:lastColumn="0" w:noHBand="0" w:noVBand="1"/>
      </w:tblPr>
      <w:tblGrid>
        <w:gridCol w:w="1785"/>
        <w:gridCol w:w="1815"/>
        <w:gridCol w:w="4490"/>
      </w:tblGrid>
      <w:tr w:rsidR="00296186" w:rsidRPr="005B6CF4" w14:paraId="2813CAF7" w14:textId="77777777" w:rsidTr="00B27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76810926" w14:textId="77777777" w:rsidR="00296186" w:rsidRPr="005B6CF4" w:rsidRDefault="00296186" w:rsidP="00345337">
            <w:pPr>
              <w:pStyle w:val="oancuaDanhsach"/>
              <w:spacing w:line="240" w:lineRule="auto"/>
              <w:ind w:left="153"/>
              <w:jc w:val="center"/>
              <w:rPr>
                <w:sz w:val="24"/>
              </w:rPr>
            </w:pPr>
            <w:r w:rsidRPr="005B6CF4">
              <w:rPr>
                <w:sz w:val="24"/>
              </w:rPr>
              <w:t>Tên</w:t>
            </w:r>
          </w:p>
        </w:tc>
        <w:tc>
          <w:tcPr>
            <w:tcW w:w="1815" w:type="dxa"/>
            <w:vAlign w:val="center"/>
          </w:tcPr>
          <w:p w14:paraId="4F48F7E8" w14:textId="77777777" w:rsidR="00296186" w:rsidRPr="005B6CF4" w:rsidRDefault="00296186"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Kiểu</w:t>
            </w:r>
          </w:p>
        </w:tc>
        <w:tc>
          <w:tcPr>
            <w:tcW w:w="4490" w:type="dxa"/>
            <w:vAlign w:val="center"/>
          </w:tcPr>
          <w:p w14:paraId="3D5B57EC" w14:textId="77777777" w:rsidR="00296186" w:rsidRPr="005B6CF4" w:rsidRDefault="00296186"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Mô tả</w:t>
            </w:r>
          </w:p>
        </w:tc>
      </w:tr>
      <w:tr w:rsidR="00296186" w:rsidRPr="005B6CF4" w14:paraId="6F15168C"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1A5E2E0A" w14:textId="77777777" w:rsidR="00296186" w:rsidRPr="00120B51" w:rsidRDefault="00296186" w:rsidP="009E3789">
            <w:pPr>
              <w:spacing w:line="240" w:lineRule="auto"/>
              <w:jc w:val="left"/>
              <w:rPr>
                <w:b w:val="0"/>
                <w:sz w:val="24"/>
              </w:rPr>
            </w:pPr>
            <w:r w:rsidRPr="00120B51">
              <w:rPr>
                <w:b w:val="0"/>
                <w:sz w:val="24"/>
              </w:rPr>
              <w:t>id</w:t>
            </w:r>
          </w:p>
        </w:tc>
        <w:tc>
          <w:tcPr>
            <w:tcW w:w="1815" w:type="dxa"/>
            <w:vAlign w:val="center"/>
          </w:tcPr>
          <w:p w14:paraId="2A18F3FA" w14:textId="77777777" w:rsidR="00296186" w:rsidRPr="005B6CF4" w:rsidRDefault="00296186" w:rsidP="00345337">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5B6CF4">
              <w:rPr>
                <w:sz w:val="24"/>
              </w:rPr>
              <w:t>int</w:t>
            </w:r>
          </w:p>
        </w:tc>
        <w:tc>
          <w:tcPr>
            <w:tcW w:w="4490" w:type="dxa"/>
            <w:vAlign w:val="center"/>
          </w:tcPr>
          <w:p w14:paraId="1A547618"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Mã người dùng</w:t>
            </w:r>
          </w:p>
        </w:tc>
      </w:tr>
      <w:tr w:rsidR="00296186" w:rsidRPr="005B6CF4" w14:paraId="27BF27B8"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170EDF10" w14:textId="77777777" w:rsidR="00296186" w:rsidRPr="00120B51" w:rsidRDefault="00296186" w:rsidP="009E3789">
            <w:pPr>
              <w:spacing w:line="240" w:lineRule="auto"/>
              <w:jc w:val="left"/>
              <w:rPr>
                <w:b w:val="0"/>
                <w:sz w:val="24"/>
              </w:rPr>
            </w:pPr>
            <w:r w:rsidRPr="00120B51">
              <w:rPr>
                <w:b w:val="0"/>
                <w:sz w:val="24"/>
              </w:rPr>
              <w:t>phone</w:t>
            </w:r>
          </w:p>
        </w:tc>
        <w:tc>
          <w:tcPr>
            <w:tcW w:w="1815" w:type="dxa"/>
            <w:vAlign w:val="center"/>
          </w:tcPr>
          <w:p w14:paraId="3090395D"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nchar</w:t>
            </w:r>
          </w:p>
        </w:tc>
        <w:tc>
          <w:tcPr>
            <w:tcW w:w="4490" w:type="dxa"/>
            <w:vAlign w:val="center"/>
          </w:tcPr>
          <w:p w14:paraId="27F5626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Số điện thoại</w:t>
            </w:r>
          </w:p>
        </w:tc>
      </w:tr>
      <w:tr w:rsidR="00296186" w:rsidRPr="005B6CF4" w14:paraId="259E1C4E"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B639848" w14:textId="77777777" w:rsidR="00296186" w:rsidRPr="00120B51" w:rsidRDefault="00296186" w:rsidP="009E3789">
            <w:pPr>
              <w:spacing w:line="240" w:lineRule="auto"/>
              <w:jc w:val="left"/>
              <w:rPr>
                <w:b w:val="0"/>
                <w:sz w:val="24"/>
              </w:rPr>
            </w:pPr>
            <w:r w:rsidRPr="00120B51">
              <w:rPr>
                <w:b w:val="0"/>
                <w:sz w:val="24"/>
              </w:rPr>
              <w:t>email</w:t>
            </w:r>
          </w:p>
        </w:tc>
        <w:tc>
          <w:tcPr>
            <w:tcW w:w="1815" w:type="dxa"/>
            <w:vAlign w:val="center"/>
          </w:tcPr>
          <w:p w14:paraId="66D5E536"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 xml:space="preserve">nchar </w:t>
            </w:r>
          </w:p>
        </w:tc>
        <w:tc>
          <w:tcPr>
            <w:tcW w:w="4490" w:type="dxa"/>
            <w:vAlign w:val="center"/>
          </w:tcPr>
          <w:p w14:paraId="36C7278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Địa chỉ thư điện tử</w:t>
            </w:r>
          </w:p>
        </w:tc>
      </w:tr>
      <w:tr w:rsidR="00296186" w:rsidRPr="005B6CF4" w14:paraId="33920AC7"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3DB09DAD" w14:textId="77777777" w:rsidR="00296186" w:rsidRPr="00120B51" w:rsidRDefault="00296186" w:rsidP="009E3789">
            <w:pPr>
              <w:spacing w:line="240" w:lineRule="auto"/>
              <w:jc w:val="left"/>
              <w:rPr>
                <w:b w:val="0"/>
                <w:sz w:val="24"/>
              </w:rPr>
            </w:pPr>
            <w:r w:rsidRPr="00120B51">
              <w:rPr>
                <w:b w:val="0"/>
                <w:sz w:val="24"/>
              </w:rPr>
              <w:t>first_name</w:t>
            </w:r>
          </w:p>
        </w:tc>
        <w:tc>
          <w:tcPr>
            <w:tcW w:w="1815" w:type="dxa"/>
            <w:vAlign w:val="center"/>
          </w:tcPr>
          <w:p w14:paraId="3B9DB84F"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 xml:space="preserve">nchar </w:t>
            </w:r>
          </w:p>
        </w:tc>
        <w:tc>
          <w:tcPr>
            <w:tcW w:w="4490" w:type="dxa"/>
            <w:vAlign w:val="center"/>
          </w:tcPr>
          <w:p w14:paraId="2CB48CF6"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Tên người dùng</w:t>
            </w:r>
          </w:p>
        </w:tc>
      </w:tr>
      <w:tr w:rsidR="00296186" w:rsidRPr="005B6CF4" w14:paraId="667ED130"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4B43243" w14:textId="77777777" w:rsidR="00296186" w:rsidRPr="00120B51" w:rsidRDefault="00296186" w:rsidP="009E3789">
            <w:pPr>
              <w:spacing w:line="240" w:lineRule="auto"/>
              <w:jc w:val="left"/>
              <w:rPr>
                <w:b w:val="0"/>
                <w:sz w:val="24"/>
              </w:rPr>
            </w:pPr>
            <w:r w:rsidRPr="00120B51">
              <w:rPr>
                <w:b w:val="0"/>
                <w:sz w:val="24"/>
              </w:rPr>
              <w:t>last_name</w:t>
            </w:r>
          </w:p>
        </w:tc>
        <w:tc>
          <w:tcPr>
            <w:tcW w:w="1815" w:type="dxa"/>
            <w:vAlign w:val="center"/>
          </w:tcPr>
          <w:p w14:paraId="0FF8F023"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w:t>
            </w:r>
          </w:p>
        </w:tc>
        <w:tc>
          <w:tcPr>
            <w:tcW w:w="4490" w:type="dxa"/>
            <w:vAlign w:val="center"/>
          </w:tcPr>
          <w:p w14:paraId="5C21203E"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Họ người dùng</w:t>
            </w:r>
          </w:p>
        </w:tc>
      </w:tr>
      <w:tr w:rsidR="00296186" w:rsidRPr="005B6CF4" w14:paraId="7AC141A9"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2A2C095D" w14:textId="77777777" w:rsidR="00296186" w:rsidRPr="00120B51" w:rsidRDefault="00296186" w:rsidP="009E3789">
            <w:pPr>
              <w:spacing w:line="240" w:lineRule="auto"/>
              <w:jc w:val="left"/>
              <w:rPr>
                <w:b w:val="0"/>
                <w:sz w:val="24"/>
              </w:rPr>
            </w:pPr>
            <w:r w:rsidRPr="00120B51">
              <w:rPr>
                <w:b w:val="0"/>
                <w:sz w:val="24"/>
              </w:rPr>
              <w:t>date_created</w:t>
            </w:r>
          </w:p>
        </w:tc>
        <w:tc>
          <w:tcPr>
            <w:tcW w:w="1815" w:type="dxa"/>
            <w:vAlign w:val="center"/>
          </w:tcPr>
          <w:p w14:paraId="766FEFFA"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date</w:t>
            </w:r>
          </w:p>
        </w:tc>
        <w:tc>
          <w:tcPr>
            <w:tcW w:w="4490" w:type="dxa"/>
            <w:vAlign w:val="center"/>
          </w:tcPr>
          <w:p w14:paraId="3F5636B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Ngày kích hoạt</w:t>
            </w:r>
          </w:p>
        </w:tc>
      </w:tr>
      <w:tr w:rsidR="00296186" w:rsidRPr="005B6CF4" w14:paraId="7E70E417"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300F34B" w14:textId="77777777" w:rsidR="00296186" w:rsidRPr="00120B51" w:rsidRDefault="00296186" w:rsidP="009E3789">
            <w:pPr>
              <w:spacing w:line="240" w:lineRule="auto"/>
              <w:jc w:val="left"/>
              <w:rPr>
                <w:b w:val="0"/>
                <w:sz w:val="24"/>
              </w:rPr>
            </w:pPr>
            <w:r w:rsidRPr="00120B51">
              <w:rPr>
                <w:b w:val="0"/>
                <w:sz w:val="24"/>
              </w:rPr>
              <w:t>avartar</w:t>
            </w:r>
          </w:p>
        </w:tc>
        <w:tc>
          <w:tcPr>
            <w:tcW w:w="1815" w:type="dxa"/>
            <w:vAlign w:val="center"/>
          </w:tcPr>
          <w:p w14:paraId="36826AA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nchart</w:t>
            </w:r>
          </w:p>
        </w:tc>
        <w:tc>
          <w:tcPr>
            <w:tcW w:w="4490" w:type="dxa"/>
            <w:vAlign w:val="center"/>
          </w:tcPr>
          <w:p w14:paraId="44432DF0"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Đường dẫn ảnh đại diện</w:t>
            </w:r>
          </w:p>
        </w:tc>
      </w:tr>
      <w:tr w:rsidR="008E1C24" w:rsidRPr="005B6CF4" w14:paraId="07BB4334"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63E737D2" w14:textId="6E825ED0" w:rsidR="008E1C24" w:rsidRPr="008E1C24" w:rsidRDefault="008E1C24" w:rsidP="008E1C24">
            <w:pPr>
              <w:spacing w:line="240" w:lineRule="auto"/>
              <w:jc w:val="left"/>
              <w:rPr>
                <w:b w:val="0"/>
                <w:bCs w:val="0"/>
                <w:sz w:val="24"/>
              </w:rPr>
            </w:pPr>
            <w:r w:rsidRPr="008E1C24">
              <w:rPr>
                <w:b w:val="0"/>
              </w:rPr>
              <w:t>rating</w:t>
            </w:r>
          </w:p>
        </w:tc>
        <w:tc>
          <w:tcPr>
            <w:tcW w:w="1815" w:type="dxa"/>
          </w:tcPr>
          <w:p w14:paraId="38555EA9" w14:textId="1A7C572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3E1D5E66" w14:textId="2F2894A4"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Độ đánh giá</w:t>
            </w:r>
          </w:p>
        </w:tc>
      </w:tr>
      <w:tr w:rsidR="008E1C24" w:rsidRPr="005B6CF4" w14:paraId="59EF049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360DD4B1" w14:textId="42DB1BC3" w:rsidR="008E1C24" w:rsidRPr="008E1C24" w:rsidRDefault="008E1C24" w:rsidP="008E1C24">
            <w:pPr>
              <w:spacing w:line="240" w:lineRule="auto"/>
              <w:jc w:val="left"/>
              <w:rPr>
                <w:b w:val="0"/>
                <w:bCs w:val="0"/>
                <w:sz w:val="24"/>
              </w:rPr>
            </w:pPr>
            <w:r w:rsidRPr="008E1C24">
              <w:rPr>
                <w:b w:val="0"/>
              </w:rPr>
              <w:t>trip_count</w:t>
            </w:r>
          </w:p>
        </w:tc>
        <w:tc>
          <w:tcPr>
            <w:tcW w:w="1815" w:type="dxa"/>
          </w:tcPr>
          <w:p w14:paraId="4BA569FC" w14:textId="6AC4ECEA"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3DFC0AA" w14:textId="1FC1CE7C"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lượng dịch vụ đã sử dụng</w:t>
            </w:r>
          </w:p>
        </w:tc>
      </w:tr>
      <w:tr w:rsidR="008E1C24" w:rsidRPr="005B6CF4" w14:paraId="275D9BD0"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4190C01F" w14:textId="691B4017" w:rsidR="008E1C24" w:rsidRPr="008E1C24" w:rsidRDefault="008E1C24" w:rsidP="008E1C24">
            <w:pPr>
              <w:spacing w:line="240" w:lineRule="auto"/>
              <w:jc w:val="left"/>
              <w:rPr>
                <w:b w:val="0"/>
                <w:bCs w:val="0"/>
                <w:sz w:val="24"/>
              </w:rPr>
            </w:pPr>
            <w:r w:rsidRPr="008E1C24">
              <w:rPr>
                <w:b w:val="0"/>
              </w:rPr>
              <w:t>trip_accept</w:t>
            </w:r>
          </w:p>
        </w:tc>
        <w:tc>
          <w:tcPr>
            <w:tcW w:w="1815" w:type="dxa"/>
          </w:tcPr>
          <w:p w14:paraId="69272ADE" w14:textId="5576926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1EA47D0A" w14:textId="40DBC11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Số lượt dịch vụ thành công</w:t>
            </w:r>
          </w:p>
        </w:tc>
      </w:tr>
      <w:tr w:rsidR="008E1C24" w:rsidRPr="005B6CF4" w14:paraId="048CA816"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4D2F305C" w14:textId="498BDF0E" w:rsidR="008E1C24" w:rsidRPr="008E1C24" w:rsidRDefault="008E1C24" w:rsidP="008E1C24">
            <w:pPr>
              <w:spacing w:line="240" w:lineRule="auto"/>
              <w:jc w:val="left"/>
              <w:rPr>
                <w:b w:val="0"/>
                <w:bCs w:val="0"/>
                <w:sz w:val="24"/>
              </w:rPr>
            </w:pPr>
            <w:r w:rsidRPr="008E1C24">
              <w:rPr>
                <w:b w:val="0"/>
              </w:rPr>
              <w:t>trip_cancel</w:t>
            </w:r>
          </w:p>
        </w:tc>
        <w:tc>
          <w:tcPr>
            <w:tcW w:w="1815" w:type="dxa"/>
          </w:tcPr>
          <w:p w14:paraId="265F234C" w14:textId="15F90969"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AD9E756" w14:textId="0DEAB526"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lượt dịch vụ thất bại</w:t>
            </w:r>
          </w:p>
        </w:tc>
      </w:tr>
      <w:tr w:rsidR="008E1C24" w:rsidRPr="005B6CF4" w14:paraId="73E9FAD7"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2318FF4E" w14:textId="00342888" w:rsidR="008E1C24" w:rsidRPr="008E1C24" w:rsidRDefault="008E1C24" w:rsidP="008E1C24">
            <w:pPr>
              <w:spacing w:line="240" w:lineRule="auto"/>
              <w:jc w:val="left"/>
              <w:rPr>
                <w:b w:val="0"/>
                <w:bCs w:val="0"/>
                <w:sz w:val="24"/>
              </w:rPr>
            </w:pPr>
            <w:r w:rsidRPr="008E1C24">
              <w:rPr>
                <w:b w:val="0"/>
              </w:rPr>
              <w:t>status</w:t>
            </w:r>
          </w:p>
        </w:tc>
        <w:tc>
          <w:tcPr>
            <w:tcW w:w="1815" w:type="dxa"/>
          </w:tcPr>
          <w:p w14:paraId="1107065E" w14:textId="6C03A5F2"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boolean</w:t>
            </w:r>
          </w:p>
        </w:tc>
        <w:tc>
          <w:tcPr>
            <w:tcW w:w="4490" w:type="dxa"/>
          </w:tcPr>
          <w:p w14:paraId="558BEC02" w14:textId="63022C20"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Trạng thái (chặn/ không bị chặn)</w:t>
            </w:r>
          </w:p>
        </w:tc>
      </w:tr>
      <w:tr w:rsidR="008E1C24" w:rsidRPr="005B6CF4" w14:paraId="4F2EE55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7248FC71" w14:textId="6563AF8C" w:rsidR="008E1C24" w:rsidRPr="008E1C24" w:rsidRDefault="008E1C24" w:rsidP="008E1C24">
            <w:pPr>
              <w:spacing w:line="240" w:lineRule="auto"/>
              <w:jc w:val="left"/>
              <w:rPr>
                <w:b w:val="0"/>
                <w:bCs w:val="0"/>
                <w:sz w:val="24"/>
              </w:rPr>
            </w:pPr>
            <w:r w:rsidRPr="008E1C24">
              <w:rPr>
                <w:b w:val="0"/>
              </w:rPr>
              <w:t>account_type</w:t>
            </w:r>
          </w:p>
        </w:tc>
        <w:tc>
          <w:tcPr>
            <w:tcW w:w="1815" w:type="dxa"/>
          </w:tcPr>
          <w:p w14:paraId="75098271" w14:textId="3C528B97"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08DE31F3" w14:textId="45C1F1C1"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loại tài khoản</w:t>
            </w:r>
          </w:p>
        </w:tc>
      </w:tr>
    </w:tbl>
    <w:p w14:paraId="4BE336A7" w14:textId="5F97144A" w:rsidR="007C21A7" w:rsidRDefault="007C21A7" w:rsidP="007C21A7">
      <w:pPr>
        <w:pStyle w:val="oancuaDanhsach"/>
        <w:numPr>
          <w:ilvl w:val="0"/>
          <w:numId w:val="27"/>
        </w:numPr>
        <w:rPr>
          <w:lang w:val="vi-VN"/>
        </w:rPr>
      </w:pPr>
      <w:r>
        <w:rPr>
          <w:lang w:val="vi-VN"/>
        </w:rPr>
        <w:t>Lớp Vehicle: lớp này mô tả các thông tin</w:t>
      </w:r>
      <w:r w:rsidRPr="00296186">
        <w:rPr>
          <w:lang w:val="vi-VN"/>
        </w:rPr>
        <w:t xml:space="preserve"> </w:t>
      </w:r>
      <w:r>
        <w:rPr>
          <w:lang w:val="vi-VN"/>
        </w:rPr>
        <w:t>phương tiện của tài xế</w:t>
      </w:r>
    </w:p>
    <w:tbl>
      <w:tblPr>
        <w:tblStyle w:val="BangThun1"/>
        <w:tblW w:w="0" w:type="auto"/>
        <w:tblInd w:w="625" w:type="dxa"/>
        <w:tblLook w:val="04A0" w:firstRow="1" w:lastRow="0" w:firstColumn="1" w:lastColumn="0" w:noHBand="0" w:noVBand="1"/>
      </w:tblPr>
      <w:tblGrid>
        <w:gridCol w:w="1814"/>
        <w:gridCol w:w="1815"/>
        <w:gridCol w:w="4490"/>
      </w:tblGrid>
      <w:tr w:rsidR="00345337" w:rsidRPr="005B6CF4" w14:paraId="58601217" w14:textId="77777777" w:rsidTr="0034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5D97F3D" w14:textId="05A3335E" w:rsidR="00345337" w:rsidRPr="005B6CF4" w:rsidRDefault="00345337" w:rsidP="00345337">
            <w:pPr>
              <w:pStyle w:val="oancuaDanhsach"/>
              <w:spacing w:line="240" w:lineRule="auto"/>
              <w:ind w:left="153"/>
              <w:jc w:val="center"/>
              <w:rPr>
                <w:sz w:val="24"/>
              </w:rPr>
            </w:pPr>
            <w:r w:rsidRPr="005234B8">
              <w:t>Tên</w:t>
            </w:r>
          </w:p>
        </w:tc>
        <w:tc>
          <w:tcPr>
            <w:tcW w:w="1815" w:type="dxa"/>
            <w:vAlign w:val="center"/>
          </w:tcPr>
          <w:p w14:paraId="73F3230F" w14:textId="66C1B8CB" w:rsidR="00345337" w:rsidRPr="005B6CF4" w:rsidRDefault="00345337"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490" w:type="dxa"/>
            <w:vAlign w:val="center"/>
          </w:tcPr>
          <w:p w14:paraId="5194E69E" w14:textId="656BE2BA" w:rsidR="00345337" w:rsidRPr="005B6CF4" w:rsidRDefault="00345337"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45337" w:rsidRPr="005B6CF4" w14:paraId="5710BADF"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8A2DC43" w14:textId="6A762E9B" w:rsidR="00345337" w:rsidRPr="00120B51" w:rsidRDefault="00345337" w:rsidP="00345337">
            <w:pPr>
              <w:spacing w:line="240" w:lineRule="auto"/>
              <w:jc w:val="left"/>
              <w:rPr>
                <w:b w:val="0"/>
                <w:sz w:val="24"/>
              </w:rPr>
            </w:pPr>
            <w:r w:rsidRPr="00120B51">
              <w:rPr>
                <w:b w:val="0"/>
              </w:rPr>
              <w:t>id</w:t>
            </w:r>
          </w:p>
        </w:tc>
        <w:tc>
          <w:tcPr>
            <w:tcW w:w="1815" w:type="dxa"/>
            <w:vAlign w:val="center"/>
          </w:tcPr>
          <w:p w14:paraId="1AE8E35D" w14:textId="7FB42E1F"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nchar</w:t>
            </w:r>
          </w:p>
        </w:tc>
        <w:tc>
          <w:tcPr>
            <w:tcW w:w="4490" w:type="dxa"/>
            <w:vAlign w:val="center"/>
          </w:tcPr>
          <w:p w14:paraId="73672559" w14:textId="2B84F53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Mã phương tiện</w:t>
            </w:r>
          </w:p>
        </w:tc>
      </w:tr>
      <w:tr w:rsidR="00345337" w:rsidRPr="005B6CF4" w14:paraId="2959C798"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37DDDA73" w14:textId="1E8B4809" w:rsidR="00345337" w:rsidRPr="00120B51" w:rsidRDefault="00345337" w:rsidP="00345337">
            <w:pPr>
              <w:spacing w:line="240" w:lineRule="auto"/>
              <w:jc w:val="left"/>
              <w:rPr>
                <w:b w:val="0"/>
                <w:sz w:val="24"/>
              </w:rPr>
            </w:pPr>
            <w:r w:rsidRPr="00120B51">
              <w:rPr>
                <w:b w:val="0"/>
              </w:rPr>
              <w:t>firm_id</w:t>
            </w:r>
          </w:p>
        </w:tc>
        <w:tc>
          <w:tcPr>
            <w:tcW w:w="1815" w:type="dxa"/>
            <w:vAlign w:val="center"/>
          </w:tcPr>
          <w:p w14:paraId="551234A9" w14:textId="0D166EF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367B0ACA" w14:textId="618634D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Biển số xe</w:t>
            </w:r>
          </w:p>
        </w:tc>
      </w:tr>
      <w:tr w:rsidR="00345337" w:rsidRPr="005B6CF4" w14:paraId="4E663F6A"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44ACE62" w14:textId="3C6C566F" w:rsidR="00345337" w:rsidRPr="00120B51" w:rsidRDefault="00345337" w:rsidP="00345337">
            <w:pPr>
              <w:spacing w:line="240" w:lineRule="auto"/>
              <w:jc w:val="left"/>
              <w:rPr>
                <w:b w:val="0"/>
                <w:sz w:val="24"/>
              </w:rPr>
            </w:pPr>
            <w:r w:rsidRPr="00120B51">
              <w:rPr>
                <w:b w:val="0"/>
              </w:rPr>
              <w:t>model</w:t>
            </w:r>
          </w:p>
        </w:tc>
        <w:tc>
          <w:tcPr>
            <w:tcW w:w="1815" w:type="dxa"/>
            <w:vAlign w:val="center"/>
          </w:tcPr>
          <w:p w14:paraId="74DC8055" w14:textId="68C2115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 xml:space="preserve">nchar </w:t>
            </w:r>
          </w:p>
        </w:tc>
        <w:tc>
          <w:tcPr>
            <w:tcW w:w="4490" w:type="dxa"/>
            <w:vAlign w:val="center"/>
          </w:tcPr>
          <w:p w14:paraId="4A342B19" w14:textId="7320587B"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w:t>
            </w:r>
          </w:p>
        </w:tc>
      </w:tr>
      <w:tr w:rsidR="00345337" w:rsidRPr="005B6CF4" w14:paraId="6C9C0B44"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439B9D79" w14:textId="0D9B6098" w:rsidR="00345337" w:rsidRPr="00120B51" w:rsidRDefault="00345337" w:rsidP="00345337">
            <w:pPr>
              <w:spacing w:line="240" w:lineRule="auto"/>
              <w:jc w:val="left"/>
              <w:rPr>
                <w:b w:val="0"/>
                <w:sz w:val="24"/>
              </w:rPr>
            </w:pPr>
            <w:r w:rsidRPr="00120B51">
              <w:rPr>
                <w:b w:val="0"/>
              </w:rPr>
              <w:lastRenderedPageBreak/>
              <w:t>color</w:t>
            </w:r>
          </w:p>
        </w:tc>
        <w:tc>
          <w:tcPr>
            <w:tcW w:w="1815" w:type="dxa"/>
            <w:vAlign w:val="center"/>
          </w:tcPr>
          <w:p w14:paraId="43F50E3D" w14:textId="40F3C59A"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 xml:space="preserve">nchar </w:t>
            </w:r>
          </w:p>
        </w:tc>
        <w:tc>
          <w:tcPr>
            <w:tcW w:w="4490" w:type="dxa"/>
            <w:vAlign w:val="center"/>
          </w:tcPr>
          <w:p w14:paraId="2B30077D" w14:textId="3FA711E8"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Màu xe</w:t>
            </w:r>
          </w:p>
        </w:tc>
      </w:tr>
      <w:tr w:rsidR="00345337" w:rsidRPr="005B6CF4" w14:paraId="6165A769"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9692D22" w14:textId="0D9F5508" w:rsidR="00345337" w:rsidRPr="00120B51" w:rsidRDefault="00345337" w:rsidP="00345337">
            <w:pPr>
              <w:spacing w:line="240" w:lineRule="auto"/>
              <w:jc w:val="left"/>
              <w:rPr>
                <w:b w:val="0"/>
                <w:sz w:val="24"/>
              </w:rPr>
            </w:pPr>
            <w:r w:rsidRPr="00120B51">
              <w:rPr>
                <w:b w:val="0"/>
              </w:rPr>
              <w:t>company</w:t>
            </w:r>
          </w:p>
        </w:tc>
        <w:tc>
          <w:tcPr>
            <w:tcW w:w="1815" w:type="dxa"/>
            <w:vAlign w:val="center"/>
          </w:tcPr>
          <w:p w14:paraId="12F54DE4" w14:textId="3F829CA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nvarchar</w:t>
            </w:r>
          </w:p>
        </w:tc>
        <w:tc>
          <w:tcPr>
            <w:tcW w:w="4490" w:type="dxa"/>
            <w:vAlign w:val="center"/>
          </w:tcPr>
          <w:p w14:paraId="67B9E3D1" w14:textId="1D8E990D"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Hãng xe</w:t>
            </w:r>
          </w:p>
        </w:tc>
      </w:tr>
      <w:tr w:rsidR="00345337" w:rsidRPr="005B6CF4" w14:paraId="3E3F3597"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13D442DC" w14:textId="41FB2269" w:rsidR="00345337" w:rsidRPr="00120B51" w:rsidRDefault="00345337" w:rsidP="00345337">
            <w:pPr>
              <w:spacing w:line="240" w:lineRule="auto"/>
              <w:jc w:val="left"/>
              <w:rPr>
                <w:b w:val="0"/>
                <w:sz w:val="24"/>
              </w:rPr>
            </w:pPr>
            <w:r w:rsidRPr="00120B51">
              <w:rPr>
                <w:b w:val="0"/>
              </w:rPr>
              <w:t>lience_palate</w:t>
            </w:r>
          </w:p>
        </w:tc>
        <w:tc>
          <w:tcPr>
            <w:tcW w:w="1815" w:type="dxa"/>
            <w:vAlign w:val="center"/>
          </w:tcPr>
          <w:p w14:paraId="5115B1FC" w14:textId="47819925" w:rsidR="00345337" w:rsidRPr="005B6CF4" w:rsidRDefault="00345337" w:rsidP="00345337">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4859F600" w14:textId="23C5817D"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Số đăng ký xe</w:t>
            </w:r>
          </w:p>
        </w:tc>
      </w:tr>
      <w:tr w:rsidR="00345337" w:rsidRPr="005B6CF4" w14:paraId="28EF2928"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19F7C8A9" w14:textId="470EC030" w:rsidR="00345337" w:rsidRPr="00120B51" w:rsidRDefault="00345337" w:rsidP="00345337">
            <w:pPr>
              <w:spacing w:line="240" w:lineRule="auto"/>
              <w:jc w:val="left"/>
              <w:rPr>
                <w:b w:val="0"/>
                <w:sz w:val="24"/>
              </w:rPr>
            </w:pPr>
            <w:r w:rsidRPr="00120B51">
              <w:rPr>
                <w:b w:val="0"/>
              </w:rPr>
              <w:t>type</w:t>
            </w:r>
          </w:p>
        </w:tc>
        <w:tc>
          <w:tcPr>
            <w:tcW w:w="1815" w:type="dxa"/>
            <w:vAlign w:val="center"/>
          </w:tcPr>
          <w:p w14:paraId="51D9B6F6" w14:textId="56F4CFE1"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int</w:t>
            </w:r>
          </w:p>
        </w:tc>
        <w:tc>
          <w:tcPr>
            <w:tcW w:w="4490" w:type="dxa"/>
            <w:vAlign w:val="center"/>
          </w:tcPr>
          <w:p w14:paraId="284CE4B8" w14:textId="5CFE410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 (ô tô hoặc xe máy)</w:t>
            </w:r>
          </w:p>
        </w:tc>
      </w:tr>
      <w:tr w:rsidR="00345337" w:rsidRPr="005B6CF4" w14:paraId="5E580D15" w14:textId="77777777" w:rsidTr="00345337">
        <w:tc>
          <w:tcPr>
            <w:cnfStyle w:val="001000000000" w:firstRow="0" w:lastRow="0" w:firstColumn="1" w:lastColumn="0" w:oddVBand="0" w:evenVBand="0" w:oddHBand="0" w:evenHBand="0" w:firstRowFirstColumn="0" w:firstRowLastColumn="0" w:lastRowFirstColumn="0" w:lastRowLastColumn="0"/>
            <w:tcW w:w="1814" w:type="dxa"/>
          </w:tcPr>
          <w:p w14:paraId="7572A244" w14:textId="168BCBAA" w:rsidR="00345337" w:rsidRPr="00120B51" w:rsidRDefault="00345337" w:rsidP="00345337">
            <w:pPr>
              <w:spacing w:line="240" w:lineRule="auto"/>
              <w:jc w:val="left"/>
              <w:rPr>
                <w:b w:val="0"/>
              </w:rPr>
            </w:pPr>
            <w:r w:rsidRPr="00120B51">
              <w:rPr>
                <w:b w:val="0"/>
              </w:rPr>
              <w:t>weight</w:t>
            </w:r>
          </w:p>
        </w:tc>
        <w:tc>
          <w:tcPr>
            <w:tcW w:w="1815" w:type="dxa"/>
          </w:tcPr>
          <w:p w14:paraId="49C7FFD1" w14:textId="0C10E4AC"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int</w:t>
            </w:r>
          </w:p>
        </w:tc>
        <w:tc>
          <w:tcPr>
            <w:tcW w:w="4490" w:type="dxa"/>
          </w:tcPr>
          <w:p w14:paraId="18ADCB2C" w14:textId="7F2146E5"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Tải trọng của phương tiện</w:t>
            </w:r>
          </w:p>
        </w:tc>
      </w:tr>
    </w:tbl>
    <w:p w14:paraId="57C2E182" w14:textId="17750DBF" w:rsidR="00120B51" w:rsidRDefault="00120B51" w:rsidP="00FD60CC">
      <w:pPr>
        <w:pStyle w:val="oancuaDanhsach"/>
        <w:numPr>
          <w:ilvl w:val="0"/>
          <w:numId w:val="27"/>
        </w:numPr>
        <w:rPr>
          <w:lang w:val="vi-VN"/>
        </w:rPr>
      </w:pPr>
      <w:r>
        <w:rPr>
          <w:lang w:val="vi-VN"/>
        </w:rPr>
        <w:t xml:space="preserve">Lớp Request: lớp </w:t>
      </w:r>
      <w:r w:rsidR="00FD60CC">
        <w:rPr>
          <w:lang w:val="vi-VN"/>
        </w:rPr>
        <w:t>này mô tả</w:t>
      </w:r>
      <w:r w:rsidR="00FD60CC" w:rsidRPr="00FD60CC">
        <w:rPr>
          <w:lang w:val="vi-VN"/>
        </w:rPr>
        <w:t xml:space="preserve"> một </w:t>
      </w:r>
      <w:r w:rsidR="006D1439">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974E53" w:rsidRPr="005B6CF4" w14:paraId="67F4E87E" w14:textId="77777777" w:rsidTr="00FF4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6A521BE1" w14:textId="77777777" w:rsidR="00120B51" w:rsidRPr="00FF4C3F" w:rsidRDefault="00120B51" w:rsidP="001E49A3">
            <w:pPr>
              <w:pStyle w:val="oancuaDanhsach"/>
              <w:spacing w:line="240" w:lineRule="auto"/>
              <w:ind w:left="153"/>
              <w:jc w:val="center"/>
              <w:rPr>
                <w:sz w:val="24"/>
              </w:rPr>
            </w:pPr>
            <w:r w:rsidRPr="00FF4C3F">
              <w:rPr>
                <w:sz w:val="24"/>
              </w:rPr>
              <w:t>Tên</w:t>
            </w:r>
          </w:p>
        </w:tc>
        <w:tc>
          <w:tcPr>
            <w:tcW w:w="1765" w:type="dxa"/>
            <w:vAlign w:val="center"/>
          </w:tcPr>
          <w:p w14:paraId="6B0476E7" w14:textId="77777777" w:rsidR="00120B51" w:rsidRPr="00FF4C3F" w:rsidRDefault="00120B51"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Kiểu</w:t>
            </w:r>
          </w:p>
        </w:tc>
        <w:tc>
          <w:tcPr>
            <w:tcW w:w="4273" w:type="dxa"/>
            <w:gridSpan w:val="2"/>
            <w:vAlign w:val="center"/>
          </w:tcPr>
          <w:p w14:paraId="255278E6" w14:textId="77777777" w:rsidR="00120B51" w:rsidRPr="00FF4C3F" w:rsidRDefault="00120B51"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Mô tả</w:t>
            </w:r>
          </w:p>
        </w:tc>
      </w:tr>
      <w:tr w:rsidR="001F0FDE" w:rsidRPr="005B6CF4" w14:paraId="10C464BB"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39881AEA" w14:textId="6F5D6800" w:rsidR="00974E53" w:rsidRPr="00FF4C3F" w:rsidRDefault="00974E53" w:rsidP="00974E53">
            <w:pPr>
              <w:spacing w:line="240" w:lineRule="auto"/>
              <w:jc w:val="left"/>
              <w:rPr>
                <w:b w:val="0"/>
                <w:sz w:val="24"/>
              </w:rPr>
            </w:pPr>
            <w:r w:rsidRPr="00FF4C3F">
              <w:rPr>
                <w:b w:val="0"/>
                <w:sz w:val="24"/>
              </w:rPr>
              <w:t>id</w:t>
            </w:r>
          </w:p>
        </w:tc>
        <w:tc>
          <w:tcPr>
            <w:tcW w:w="1765" w:type="dxa"/>
          </w:tcPr>
          <w:p w14:paraId="357D677D" w14:textId="5831C3FD"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26F7F024" w14:textId="7F1F833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yêu cầu</w:t>
            </w:r>
          </w:p>
        </w:tc>
      </w:tr>
      <w:tr w:rsidR="001F0FDE" w:rsidRPr="005B6CF4" w14:paraId="2EC0FF5F"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5910A1" w14:textId="62BD4B28" w:rsidR="00974E53" w:rsidRPr="00FF4C3F" w:rsidRDefault="00974E53" w:rsidP="00974E53">
            <w:pPr>
              <w:spacing w:line="240" w:lineRule="auto"/>
              <w:jc w:val="left"/>
              <w:rPr>
                <w:b w:val="0"/>
                <w:sz w:val="24"/>
              </w:rPr>
            </w:pPr>
            <w:r w:rsidRPr="00FF4C3F">
              <w:rPr>
                <w:b w:val="0"/>
                <w:sz w:val="24"/>
              </w:rPr>
              <w:t>good_type</w:t>
            </w:r>
            <w:r w:rsidRPr="00FF4C3F">
              <w:rPr>
                <w:b w:val="0"/>
                <w:sz w:val="24"/>
              </w:rPr>
              <w:tab/>
            </w:r>
          </w:p>
        </w:tc>
        <w:tc>
          <w:tcPr>
            <w:tcW w:w="1765" w:type="dxa"/>
          </w:tcPr>
          <w:p w14:paraId="48DFE141" w14:textId="7B5E0E06"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FD1629D" w14:textId="3B33B31D"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loại hàng hóa</w:t>
            </w:r>
          </w:p>
        </w:tc>
      </w:tr>
      <w:tr w:rsidR="00974E53" w:rsidRPr="005B6CF4" w14:paraId="58A3AE93"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98C4C6" w14:textId="2530087A" w:rsidR="00974E53" w:rsidRPr="00FF4C3F" w:rsidRDefault="00974E53" w:rsidP="00974E53">
            <w:pPr>
              <w:spacing w:line="240" w:lineRule="auto"/>
              <w:jc w:val="left"/>
              <w:rPr>
                <w:b w:val="0"/>
                <w:bCs w:val="0"/>
                <w:sz w:val="24"/>
              </w:rPr>
            </w:pPr>
            <w:r w:rsidRPr="00FF4C3F">
              <w:rPr>
                <w:b w:val="0"/>
                <w:sz w:val="24"/>
              </w:rPr>
              <w:t>destination_point</w:t>
            </w:r>
          </w:p>
        </w:tc>
        <w:tc>
          <w:tcPr>
            <w:tcW w:w="1765" w:type="dxa"/>
          </w:tcPr>
          <w:p w14:paraId="7BC1B7BE" w14:textId="1F5A0A5A" w:rsidR="00974E53" w:rsidRPr="00FF4C3F" w:rsidRDefault="007A7C17"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latlang</w:t>
            </w:r>
          </w:p>
        </w:tc>
        <w:tc>
          <w:tcPr>
            <w:tcW w:w="4247" w:type="dxa"/>
          </w:tcPr>
          <w:p w14:paraId="51B2EFBB" w14:textId="2FEAF3AB"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Điểm đến</w:t>
            </w:r>
          </w:p>
        </w:tc>
      </w:tr>
      <w:tr w:rsidR="001F0FDE" w:rsidRPr="005B6CF4" w14:paraId="2ACF1E56"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F9F05D1" w14:textId="0E00F31B" w:rsidR="001F0FDE" w:rsidRPr="00FF4C3F" w:rsidRDefault="001F0FDE" w:rsidP="00974E53">
            <w:pPr>
              <w:spacing w:line="240" w:lineRule="auto"/>
              <w:jc w:val="left"/>
              <w:rPr>
                <w:b w:val="0"/>
                <w:sz w:val="24"/>
                <w:lang w:val="vi-VN"/>
              </w:rPr>
            </w:pPr>
            <w:r w:rsidRPr="00FF4C3F">
              <w:rPr>
                <w:b w:val="0"/>
                <w:sz w:val="24"/>
                <w:lang w:val="vi-VN"/>
              </w:rPr>
              <w:t>Destination_name</w:t>
            </w:r>
          </w:p>
        </w:tc>
        <w:tc>
          <w:tcPr>
            <w:tcW w:w="1765" w:type="dxa"/>
          </w:tcPr>
          <w:p w14:paraId="72AF11AB" w14:textId="37F12DBA" w:rsidR="001F0FDE" w:rsidRPr="00FF4C3F" w:rsidRDefault="001F0FDE"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Nvarchar</w:t>
            </w:r>
          </w:p>
        </w:tc>
        <w:tc>
          <w:tcPr>
            <w:tcW w:w="4247" w:type="dxa"/>
          </w:tcPr>
          <w:p w14:paraId="4145B8CB" w14:textId="3AA33EE8" w:rsidR="001F0FDE" w:rsidRPr="00FF4C3F" w:rsidRDefault="001F0FDE"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điểm đến</w:t>
            </w:r>
          </w:p>
        </w:tc>
      </w:tr>
      <w:tr w:rsidR="00974E53" w:rsidRPr="005B6CF4" w14:paraId="3A42B84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91F74BC" w14:textId="2010869B" w:rsidR="00974E53" w:rsidRPr="00FF4C3F" w:rsidRDefault="00974E53" w:rsidP="00974E53">
            <w:pPr>
              <w:spacing w:line="240" w:lineRule="auto"/>
              <w:jc w:val="left"/>
              <w:rPr>
                <w:b w:val="0"/>
                <w:bCs w:val="0"/>
                <w:sz w:val="24"/>
              </w:rPr>
            </w:pPr>
            <w:r w:rsidRPr="00FF4C3F">
              <w:rPr>
                <w:b w:val="0"/>
                <w:sz w:val="24"/>
              </w:rPr>
              <w:t>trip_id</w:t>
            </w:r>
          </w:p>
        </w:tc>
        <w:tc>
          <w:tcPr>
            <w:tcW w:w="1765" w:type="dxa"/>
          </w:tcPr>
          <w:p w14:paraId="36CE17B4" w14:textId="35089D6F" w:rsidR="00974E53" w:rsidRPr="00FF4C3F" w:rsidRDefault="00974E53"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1B703234" w14:textId="268C7CD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974E53" w:rsidRPr="005B6CF4" w14:paraId="0A6FEFA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A35468" w14:textId="483D44E7" w:rsidR="00974E53" w:rsidRPr="00FF4C3F" w:rsidRDefault="007A7C17" w:rsidP="00974E53">
            <w:pPr>
              <w:spacing w:line="240" w:lineRule="auto"/>
              <w:jc w:val="left"/>
              <w:rPr>
                <w:b w:val="0"/>
                <w:bCs w:val="0"/>
                <w:sz w:val="24"/>
                <w:lang w:val="vi-VN"/>
              </w:rPr>
            </w:pPr>
            <w:r w:rsidRPr="00FF4C3F">
              <w:rPr>
                <w:b w:val="0"/>
                <w:sz w:val="24"/>
                <w:lang w:val="vi-VN"/>
              </w:rPr>
              <w:t>Receiver_name</w:t>
            </w:r>
          </w:p>
        </w:tc>
        <w:tc>
          <w:tcPr>
            <w:tcW w:w="1765" w:type="dxa"/>
          </w:tcPr>
          <w:p w14:paraId="10E9D581" w14:textId="05F4F471" w:rsidR="00974E53" w:rsidRPr="00FF4C3F" w:rsidRDefault="007A7C17"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Nchar</w:t>
            </w:r>
          </w:p>
        </w:tc>
        <w:tc>
          <w:tcPr>
            <w:tcW w:w="4247" w:type="dxa"/>
          </w:tcPr>
          <w:p w14:paraId="75B0606B" w14:textId="68661EA2" w:rsidR="00974E53" w:rsidRPr="00FF4C3F" w:rsidRDefault="007A7C17"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người nhận</w:t>
            </w:r>
          </w:p>
        </w:tc>
      </w:tr>
      <w:tr w:rsidR="001F0FDE" w:rsidRPr="005B6CF4" w14:paraId="5100E329"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261AB6" w14:textId="0D2B3FFD" w:rsidR="00974E53" w:rsidRPr="00FF4C3F" w:rsidRDefault="00974E53" w:rsidP="00974E53">
            <w:pPr>
              <w:spacing w:line="240" w:lineRule="auto"/>
              <w:jc w:val="left"/>
              <w:rPr>
                <w:b w:val="0"/>
                <w:sz w:val="24"/>
              </w:rPr>
            </w:pPr>
            <w:r w:rsidRPr="00FF4C3F">
              <w:rPr>
                <w:b w:val="0"/>
                <w:sz w:val="24"/>
              </w:rPr>
              <w:t>note</w:t>
            </w:r>
          </w:p>
        </w:tc>
        <w:tc>
          <w:tcPr>
            <w:tcW w:w="1765" w:type="dxa"/>
          </w:tcPr>
          <w:p w14:paraId="26DB9362" w14:textId="4319609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50B1D338" w14:textId="4FD79E6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Ghi chú</w:t>
            </w:r>
          </w:p>
        </w:tc>
      </w:tr>
      <w:tr w:rsidR="001F0FDE" w:rsidRPr="005B6CF4" w14:paraId="10AE9C1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A17713D" w14:textId="656713B6" w:rsidR="00974E53" w:rsidRPr="00FF4C3F" w:rsidRDefault="00974E53" w:rsidP="00974E53">
            <w:pPr>
              <w:spacing w:line="240" w:lineRule="auto"/>
              <w:jc w:val="left"/>
              <w:rPr>
                <w:b w:val="0"/>
                <w:sz w:val="24"/>
              </w:rPr>
            </w:pPr>
            <w:r w:rsidRPr="00FF4C3F">
              <w:rPr>
                <w:b w:val="0"/>
                <w:sz w:val="24"/>
              </w:rPr>
              <w:t>status</w:t>
            </w:r>
          </w:p>
        </w:tc>
        <w:tc>
          <w:tcPr>
            <w:tcW w:w="1765" w:type="dxa"/>
          </w:tcPr>
          <w:p w14:paraId="606006BA" w14:textId="55B1E45E"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5EEEF80B" w14:textId="2E9DA543"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Trạng thái</w:t>
            </w:r>
          </w:p>
        </w:tc>
      </w:tr>
      <w:tr w:rsidR="00974E53" w:rsidRPr="001F0FDE" w14:paraId="151083A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449929C" w14:textId="667F5738" w:rsidR="00974E53" w:rsidRPr="00FF4C3F" w:rsidRDefault="000E40C2" w:rsidP="00974E53">
            <w:pPr>
              <w:spacing w:line="240" w:lineRule="auto"/>
              <w:jc w:val="left"/>
              <w:rPr>
                <w:b w:val="0"/>
                <w:bCs w:val="0"/>
                <w:sz w:val="24"/>
                <w:lang w:val="vi-VN"/>
              </w:rPr>
            </w:pPr>
            <w:r w:rsidRPr="00FF4C3F">
              <w:rPr>
                <w:b w:val="0"/>
                <w:sz w:val="24"/>
                <w:lang w:val="vi-VN"/>
              </w:rPr>
              <w:t>Receiver_phone</w:t>
            </w:r>
          </w:p>
        </w:tc>
        <w:tc>
          <w:tcPr>
            <w:tcW w:w="1765" w:type="dxa"/>
          </w:tcPr>
          <w:p w14:paraId="358A2A11" w14:textId="47BA657F"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Nchar</w:t>
            </w:r>
          </w:p>
        </w:tc>
        <w:tc>
          <w:tcPr>
            <w:tcW w:w="4247" w:type="dxa"/>
          </w:tcPr>
          <w:p w14:paraId="107C8BEC" w14:textId="46A76BAA"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Số điện thoại người nhận</w:t>
            </w:r>
          </w:p>
        </w:tc>
      </w:tr>
    </w:tbl>
    <w:p w14:paraId="3AEF5CEB" w14:textId="31B2F9E8" w:rsidR="00FF4C3F" w:rsidRDefault="00FF4C3F" w:rsidP="00FF4C3F">
      <w:pPr>
        <w:pStyle w:val="oancuaDanhsach"/>
        <w:numPr>
          <w:ilvl w:val="0"/>
          <w:numId w:val="27"/>
        </w:numPr>
        <w:rPr>
          <w:lang w:val="vi-VN"/>
        </w:rPr>
      </w:pPr>
      <w:r>
        <w:rPr>
          <w:lang w:val="vi-VN"/>
        </w:rPr>
        <w:t>Lớp Trip: lớp này mô tả</w:t>
      </w:r>
      <w:r w:rsidRPr="00FD60CC">
        <w:rPr>
          <w:lang w:val="vi-VN"/>
        </w:rPr>
        <w:t xml:space="preserve"> một </w:t>
      </w:r>
      <w:r>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FF4C3F" w:rsidRPr="005B6CF4" w14:paraId="1D57A271"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403D5159" w14:textId="77777777" w:rsidR="00FF4C3F" w:rsidRPr="005B6CF4" w:rsidRDefault="00FF4C3F" w:rsidP="001E49A3">
            <w:pPr>
              <w:pStyle w:val="oancuaDanhsach"/>
              <w:spacing w:line="240" w:lineRule="auto"/>
              <w:ind w:left="153"/>
              <w:jc w:val="center"/>
              <w:rPr>
                <w:sz w:val="24"/>
              </w:rPr>
            </w:pPr>
            <w:r w:rsidRPr="005234B8">
              <w:t>Tên</w:t>
            </w:r>
          </w:p>
        </w:tc>
        <w:tc>
          <w:tcPr>
            <w:tcW w:w="1765" w:type="dxa"/>
            <w:vAlign w:val="center"/>
          </w:tcPr>
          <w:p w14:paraId="0B66A2A5" w14:textId="77777777" w:rsidR="00FF4C3F" w:rsidRPr="005B6CF4" w:rsidRDefault="00FF4C3F"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7B7A4936" w14:textId="77777777" w:rsidR="00FF4C3F" w:rsidRPr="005B6CF4" w:rsidRDefault="00FF4C3F"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FF4C3F" w:rsidRPr="005B6CF4" w14:paraId="7FEB8D4B"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5FF8C69" w14:textId="3CEFEFB5" w:rsidR="00FF4C3F" w:rsidRPr="00D8418B" w:rsidRDefault="00FF4C3F" w:rsidP="00FF4C3F">
            <w:pPr>
              <w:spacing w:line="240" w:lineRule="auto"/>
              <w:jc w:val="left"/>
              <w:rPr>
                <w:b w:val="0"/>
                <w:sz w:val="24"/>
              </w:rPr>
            </w:pPr>
            <w:r w:rsidRPr="00D8418B">
              <w:rPr>
                <w:b w:val="0"/>
                <w:sz w:val="24"/>
              </w:rPr>
              <w:t>id</w:t>
            </w:r>
          </w:p>
        </w:tc>
        <w:tc>
          <w:tcPr>
            <w:tcW w:w="1765" w:type="dxa"/>
          </w:tcPr>
          <w:p w14:paraId="77BA7D4B" w14:textId="34BF718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4865AEB1" w14:textId="70071FD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FF4C3F" w:rsidRPr="005B6CF4" w14:paraId="016F188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A988404" w14:textId="04FAC95F" w:rsidR="00FF4C3F" w:rsidRPr="00D8418B" w:rsidRDefault="00FF4C3F" w:rsidP="00FF4C3F">
            <w:pPr>
              <w:spacing w:line="240" w:lineRule="auto"/>
              <w:jc w:val="left"/>
              <w:rPr>
                <w:b w:val="0"/>
                <w:sz w:val="24"/>
              </w:rPr>
            </w:pPr>
            <w:r w:rsidRPr="00D8418B">
              <w:rPr>
                <w:b w:val="0"/>
                <w:sz w:val="24"/>
              </w:rPr>
              <w:t>driver_id</w:t>
            </w:r>
          </w:p>
        </w:tc>
        <w:tc>
          <w:tcPr>
            <w:tcW w:w="1765" w:type="dxa"/>
          </w:tcPr>
          <w:p w14:paraId="180D340B" w14:textId="77A8D7C3"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D925260" w14:textId="419716C6"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tài xế</w:t>
            </w:r>
          </w:p>
        </w:tc>
      </w:tr>
      <w:tr w:rsidR="00FF4C3F" w:rsidRPr="005B6CF4" w14:paraId="7D4DE11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1E0D8D60" w14:textId="3F278381" w:rsidR="00FF4C3F" w:rsidRPr="00D8418B" w:rsidRDefault="00FF4C3F" w:rsidP="00FF4C3F">
            <w:pPr>
              <w:spacing w:line="240" w:lineRule="auto"/>
              <w:jc w:val="left"/>
              <w:rPr>
                <w:b w:val="0"/>
                <w:bCs w:val="0"/>
                <w:sz w:val="24"/>
              </w:rPr>
            </w:pPr>
            <w:r w:rsidRPr="00D8418B">
              <w:rPr>
                <w:b w:val="0"/>
                <w:sz w:val="24"/>
              </w:rPr>
              <w:t>customer_id</w:t>
            </w:r>
          </w:p>
        </w:tc>
        <w:tc>
          <w:tcPr>
            <w:tcW w:w="1765" w:type="dxa"/>
          </w:tcPr>
          <w:p w14:paraId="08F55F8A" w14:textId="3BD3B747"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 xml:space="preserve">nchar </w:t>
            </w:r>
          </w:p>
        </w:tc>
        <w:tc>
          <w:tcPr>
            <w:tcW w:w="4247" w:type="dxa"/>
          </w:tcPr>
          <w:p w14:paraId="485EF0EF" w14:textId="3FA54F9E"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khách hàng</w:t>
            </w:r>
          </w:p>
        </w:tc>
      </w:tr>
      <w:tr w:rsidR="00FF4C3F" w:rsidRPr="005B6CF4" w14:paraId="2F09239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FC04269" w14:textId="59DED82F" w:rsidR="00FF4C3F" w:rsidRPr="00D8418B" w:rsidRDefault="00FF4C3F" w:rsidP="00FF4C3F">
            <w:pPr>
              <w:spacing w:line="240" w:lineRule="auto"/>
              <w:jc w:val="left"/>
              <w:rPr>
                <w:b w:val="0"/>
                <w:sz w:val="24"/>
                <w:lang w:val="vi-VN"/>
              </w:rPr>
            </w:pPr>
            <w:r w:rsidRPr="00D8418B">
              <w:rPr>
                <w:b w:val="0"/>
                <w:sz w:val="24"/>
              </w:rPr>
              <w:lastRenderedPageBreak/>
              <w:t>pickup_time</w:t>
            </w:r>
          </w:p>
        </w:tc>
        <w:tc>
          <w:tcPr>
            <w:tcW w:w="1765" w:type="dxa"/>
          </w:tcPr>
          <w:p w14:paraId="7DC08C15" w14:textId="22A2EF54" w:rsidR="00FF4C3F" w:rsidRPr="00FF4C3F" w:rsidRDefault="00FF4C3F" w:rsidP="00FF4C3F">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date</w:t>
            </w:r>
          </w:p>
        </w:tc>
        <w:tc>
          <w:tcPr>
            <w:tcW w:w="4247" w:type="dxa"/>
          </w:tcPr>
          <w:p w14:paraId="5ECB0EF1" w14:textId="049E4B29"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Thời gian nhận</w:t>
            </w:r>
          </w:p>
        </w:tc>
      </w:tr>
      <w:tr w:rsidR="00FF4C3F" w:rsidRPr="005B6CF4" w14:paraId="1536447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2C826E4" w14:textId="1B772896" w:rsidR="00FF4C3F" w:rsidRPr="00D8418B" w:rsidRDefault="00FF4C3F" w:rsidP="00FF4C3F">
            <w:pPr>
              <w:spacing w:line="240" w:lineRule="auto"/>
              <w:jc w:val="left"/>
              <w:rPr>
                <w:b w:val="0"/>
                <w:bCs w:val="0"/>
                <w:sz w:val="24"/>
                <w:lang w:val="vi-VN"/>
              </w:rPr>
            </w:pPr>
            <w:r w:rsidRPr="00D8418B">
              <w:rPr>
                <w:b w:val="0"/>
                <w:sz w:val="24"/>
              </w:rPr>
              <w:t>vehicle_id</w:t>
            </w:r>
          </w:p>
        </w:tc>
        <w:tc>
          <w:tcPr>
            <w:tcW w:w="1765" w:type="dxa"/>
          </w:tcPr>
          <w:p w14:paraId="1388C4BC" w14:textId="1497B069"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ncahr</w:t>
            </w:r>
          </w:p>
        </w:tc>
        <w:tc>
          <w:tcPr>
            <w:tcW w:w="4247" w:type="dxa"/>
          </w:tcPr>
          <w:p w14:paraId="00F013DA" w14:textId="25CDFEFF"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Mã phương tiện</w:t>
            </w:r>
          </w:p>
        </w:tc>
      </w:tr>
      <w:tr w:rsidR="00FF4C3F" w:rsidRPr="005B6CF4" w14:paraId="2857DC5F"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DEDAB3A" w14:textId="51663082" w:rsidR="00FF4C3F" w:rsidRPr="00D8418B" w:rsidRDefault="00FF4C3F" w:rsidP="00FF4C3F">
            <w:pPr>
              <w:spacing w:line="240" w:lineRule="auto"/>
              <w:jc w:val="left"/>
              <w:rPr>
                <w:b w:val="0"/>
                <w:sz w:val="24"/>
              </w:rPr>
            </w:pPr>
            <w:r w:rsidRPr="00D8418B">
              <w:rPr>
                <w:b w:val="0"/>
                <w:sz w:val="24"/>
              </w:rPr>
              <w:t>driver_rating</w:t>
            </w:r>
          </w:p>
        </w:tc>
        <w:tc>
          <w:tcPr>
            <w:tcW w:w="1765" w:type="dxa"/>
          </w:tcPr>
          <w:p w14:paraId="01CEAA2D" w14:textId="6CB3535F"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706330E6" w14:textId="279565FD"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Đánh giá tài xế</w:t>
            </w:r>
          </w:p>
        </w:tc>
      </w:tr>
      <w:tr w:rsidR="00FF4C3F" w:rsidRPr="005B6CF4" w14:paraId="7C9BE03D"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DADF9CF" w14:textId="3BDD8FCD" w:rsidR="00FF4C3F" w:rsidRPr="00D8418B" w:rsidRDefault="00FF4C3F" w:rsidP="00FF4C3F">
            <w:pPr>
              <w:spacing w:line="240" w:lineRule="auto"/>
              <w:jc w:val="left"/>
              <w:rPr>
                <w:b w:val="0"/>
                <w:sz w:val="24"/>
              </w:rPr>
            </w:pPr>
            <w:r w:rsidRPr="00D8418B">
              <w:rPr>
                <w:b w:val="0"/>
                <w:sz w:val="24"/>
              </w:rPr>
              <w:t>customer_rating</w:t>
            </w:r>
          </w:p>
        </w:tc>
        <w:tc>
          <w:tcPr>
            <w:tcW w:w="1765" w:type="dxa"/>
          </w:tcPr>
          <w:p w14:paraId="2655571D" w14:textId="3338A13B"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32FBB001" w14:textId="4E7B31A5"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Đánh giá khách hàng</w:t>
            </w:r>
          </w:p>
        </w:tc>
      </w:tr>
      <w:tr w:rsidR="00FF4C3F" w:rsidRPr="001F0FDE" w14:paraId="043BA474"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2F6881D" w14:textId="2EE26F4D" w:rsidR="00FF4C3F" w:rsidRPr="00D8418B" w:rsidRDefault="00FF4C3F" w:rsidP="00FF4C3F">
            <w:pPr>
              <w:spacing w:line="240" w:lineRule="auto"/>
              <w:jc w:val="left"/>
              <w:rPr>
                <w:b w:val="0"/>
                <w:bCs w:val="0"/>
                <w:sz w:val="24"/>
                <w:lang w:val="vi-VN"/>
              </w:rPr>
            </w:pPr>
            <w:r w:rsidRPr="00D8418B">
              <w:rPr>
                <w:b w:val="0"/>
                <w:sz w:val="24"/>
              </w:rPr>
              <w:t>money_sum</w:t>
            </w:r>
          </w:p>
        </w:tc>
        <w:tc>
          <w:tcPr>
            <w:tcW w:w="1765" w:type="dxa"/>
          </w:tcPr>
          <w:p w14:paraId="46D06F11" w14:textId="5BCCD9E2"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money</w:t>
            </w:r>
          </w:p>
        </w:tc>
        <w:tc>
          <w:tcPr>
            <w:tcW w:w="4247" w:type="dxa"/>
          </w:tcPr>
          <w:p w14:paraId="4541B14D" w14:textId="23F10D9C"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Tổng chi phí phát sinh</w:t>
            </w:r>
          </w:p>
        </w:tc>
      </w:tr>
      <w:tr w:rsidR="00D8418B" w:rsidRPr="001F0FDE" w14:paraId="4B99493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3D4FAD" w14:textId="7ACA3E08" w:rsidR="00D8418B" w:rsidRPr="00D8418B" w:rsidRDefault="00D8418B" w:rsidP="00FF4C3F">
            <w:pPr>
              <w:spacing w:line="240" w:lineRule="auto"/>
              <w:jc w:val="left"/>
              <w:rPr>
                <w:b w:val="0"/>
                <w:sz w:val="24"/>
                <w:lang w:val="vi-VN"/>
              </w:rPr>
            </w:pPr>
            <w:r>
              <w:rPr>
                <w:b w:val="0"/>
                <w:sz w:val="24"/>
                <w:lang w:val="vi-VN"/>
              </w:rPr>
              <w:t>distance_count</w:t>
            </w:r>
          </w:p>
        </w:tc>
        <w:tc>
          <w:tcPr>
            <w:tcW w:w="1765" w:type="dxa"/>
          </w:tcPr>
          <w:p w14:paraId="202683E1" w14:textId="24847609"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float</w:t>
            </w:r>
          </w:p>
        </w:tc>
        <w:tc>
          <w:tcPr>
            <w:tcW w:w="4247" w:type="dxa"/>
          </w:tcPr>
          <w:p w14:paraId="009E1506" w14:textId="4E13A121"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Tổng quãng đường</w:t>
            </w:r>
          </w:p>
        </w:tc>
      </w:tr>
      <w:tr w:rsidR="00D8418B" w:rsidRPr="001F0FDE" w14:paraId="6B5EE47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7BB0F86D" w14:textId="0D1A1C3C" w:rsidR="00D8418B" w:rsidRPr="00CA7F8C" w:rsidRDefault="00CA7F8C" w:rsidP="00FF4C3F">
            <w:pPr>
              <w:spacing w:line="240" w:lineRule="auto"/>
              <w:jc w:val="left"/>
              <w:rPr>
                <w:b w:val="0"/>
                <w:sz w:val="24"/>
                <w:lang w:val="vi-VN"/>
              </w:rPr>
            </w:pPr>
            <w:r>
              <w:rPr>
                <w:b w:val="0"/>
                <w:sz w:val="24"/>
                <w:lang w:val="vi-VN"/>
              </w:rPr>
              <w:t>status</w:t>
            </w:r>
          </w:p>
        </w:tc>
        <w:tc>
          <w:tcPr>
            <w:tcW w:w="1765" w:type="dxa"/>
          </w:tcPr>
          <w:p w14:paraId="4F3767CE" w14:textId="2000E8EE"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nchar</w:t>
            </w:r>
          </w:p>
        </w:tc>
        <w:tc>
          <w:tcPr>
            <w:tcW w:w="4247" w:type="dxa"/>
          </w:tcPr>
          <w:p w14:paraId="1B962D91" w14:textId="541AE9A5"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Trạng thái của hành trình</w:t>
            </w:r>
          </w:p>
        </w:tc>
      </w:tr>
    </w:tbl>
    <w:p w14:paraId="1877FCE4" w14:textId="4880508B" w:rsidR="00EA29CA" w:rsidRDefault="00EA29CA" w:rsidP="00EA29CA">
      <w:pPr>
        <w:pStyle w:val="oancuaDanhsach"/>
        <w:numPr>
          <w:ilvl w:val="0"/>
          <w:numId w:val="27"/>
        </w:numPr>
        <w:rPr>
          <w:lang w:val="vi-VN"/>
        </w:rPr>
      </w:pPr>
      <w:r>
        <w:rPr>
          <w:lang w:val="vi-VN"/>
        </w:rPr>
        <w:t>Lớp Wallet: lớp này mô tả</w:t>
      </w:r>
      <w:r w:rsidRPr="00FD60CC">
        <w:rPr>
          <w:lang w:val="vi-VN"/>
        </w:rPr>
        <w:t xml:space="preserve"> </w:t>
      </w:r>
      <w:r>
        <w:rPr>
          <w:lang w:val="vi-VN"/>
        </w:rPr>
        <w:t>thông tin ví của khách hàng</w:t>
      </w:r>
    </w:p>
    <w:tbl>
      <w:tblPr>
        <w:tblStyle w:val="BangThun1"/>
        <w:tblW w:w="0" w:type="auto"/>
        <w:tblInd w:w="625" w:type="dxa"/>
        <w:tblLook w:val="04A0" w:firstRow="1" w:lastRow="0" w:firstColumn="1" w:lastColumn="0" w:noHBand="0" w:noVBand="1"/>
      </w:tblPr>
      <w:tblGrid>
        <w:gridCol w:w="2108"/>
        <w:gridCol w:w="1765"/>
        <w:gridCol w:w="4247"/>
        <w:gridCol w:w="26"/>
      </w:tblGrid>
      <w:tr w:rsidR="00EA29CA" w:rsidRPr="005B6CF4" w14:paraId="424B1766"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0F6AE3A2" w14:textId="77777777" w:rsidR="00EA29CA" w:rsidRPr="005B6CF4" w:rsidRDefault="00EA29CA" w:rsidP="001E49A3">
            <w:pPr>
              <w:pStyle w:val="oancuaDanhsach"/>
              <w:spacing w:line="240" w:lineRule="auto"/>
              <w:ind w:left="153"/>
              <w:jc w:val="center"/>
              <w:rPr>
                <w:sz w:val="24"/>
              </w:rPr>
            </w:pPr>
            <w:r w:rsidRPr="005234B8">
              <w:t>Tên</w:t>
            </w:r>
          </w:p>
        </w:tc>
        <w:tc>
          <w:tcPr>
            <w:tcW w:w="1765" w:type="dxa"/>
            <w:vAlign w:val="center"/>
          </w:tcPr>
          <w:p w14:paraId="12AB84D0" w14:textId="77777777" w:rsidR="00EA29CA" w:rsidRPr="005B6CF4" w:rsidRDefault="00EA29CA"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5912D390" w14:textId="77777777" w:rsidR="00EA29CA" w:rsidRPr="005B6CF4" w:rsidRDefault="00EA29CA"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EA29CA" w:rsidRPr="005B6CF4" w14:paraId="1C5C819C"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5CD86F6" w14:textId="68F820CC" w:rsidR="00EA29CA" w:rsidRPr="00EA29CA" w:rsidRDefault="00EA29CA" w:rsidP="00EA29CA">
            <w:pPr>
              <w:spacing w:line="240" w:lineRule="auto"/>
              <w:jc w:val="left"/>
              <w:rPr>
                <w:b w:val="0"/>
                <w:sz w:val="24"/>
              </w:rPr>
            </w:pPr>
            <w:r w:rsidRPr="00EA29CA">
              <w:rPr>
                <w:b w:val="0"/>
              </w:rPr>
              <w:t>id</w:t>
            </w:r>
          </w:p>
        </w:tc>
        <w:tc>
          <w:tcPr>
            <w:tcW w:w="1765" w:type="dxa"/>
          </w:tcPr>
          <w:p w14:paraId="48BF5C37" w14:textId="6C43762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int</w:t>
            </w:r>
          </w:p>
        </w:tc>
        <w:tc>
          <w:tcPr>
            <w:tcW w:w="4247" w:type="dxa"/>
          </w:tcPr>
          <w:p w14:paraId="70418371" w14:textId="09ADFB4C"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Mã ví</w:t>
            </w:r>
          </w:p>
        </w:tc>
      </w:tr>
      <w:tr w:rsidR="00EA29CA" w:rsidRPr="005B6CF4" w14:paraId="6ADA3816"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3E50561" w14:textId="5706CCF5" w:rsidR="00EA29CA" w:rsidRPr="00EA29CA" w:rsidRDefault="00EA29CA" w:rsidP="00EA29CA">
            <w:pPr>
              <w:spacing w:line="240" w:lineRule="auto"/>
              <w:jc w:val="left"/>
              <w:rPr>
                <w:b w:val="0"/>
                <w:sz w:val="24"/>
              </w:rPr>
            </w:pPr>
            <w:r w:rsidRPr="00EA29CA">
              <w:rPr>
                <w:b w:val="0"/>
              </w:rPr>
              <w:t>surplus</w:t>
            </w:r>
          </w:p>
        </w:tc>
        <w:tc>
          <w:tcPr>
            <w:tcW w:w="1765" w:type="dxa"/>
          </w:tcPr>
          <w:p w14:paraId="240C2D90" w14:textId="78ECFBC4"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w:t>
            </w:r>
            <w:r>
              <w:rPr>
                <w:lang w:val="vi-VN"/>
              </w:rPr>
              <w:t>o</w:t>
            </w:r>
            <w:r w:rsidRPr="00072BB6">
              <w:t>ney</w:t>
            </w:r>
          </w:p>
        </w:tc>
        <w:tc>
          <w:tcPr>
            <w:tcW w:w="4247" w:type="dxa"/>
          </w:tcPr>
          <w:p w14:paraId="023CA031" w14:textId="4B80624F"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072BB6">
              <w:t>số dư</w:t>
            </w:r>
          </w:p>
        </w:tc>
      </w:tr>
      <w:tr w:rsidR="00EA29CA" w:rsidRPr="005B6CF4" w14:paraId="041C0D33"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0A69E5A" w14:textId="49A0045E" w:rsidR="00EA29CA" w:rsidRPr="00EA29CA" w:rsidRDefault="00EA29CA" w:rsidP="00EA29CA">
            <w:pPr>
              <w:spacing w:line="240" w:lineRule="auto"/>
              <w:jc w:val="left"/>
              <w:rPr>
                <w:b w:val="0"/>
                <w:bCs w:val="0"/>
                <w:sz w:val="24"/>
              </w:rPr>
            </w:pPr>
            <w:r w:rsidRPr="00EA29CA">
              <w:rPr>
                <w:b w:val="0"/>
              </w:rPr>
              <w:t>debit</w:t>
            </w:r>
          </w:p>
        </w:tc>
        <w:tc>
          <w:tcPr>
            <w:tcW w:w="1765" w:type="dxa"/>
          </w:tcPr>
          <w:p w14:paraId="2315C4EE" w14:textId="5EDF0BAB" w:rsidR="00EA29CA" w:rsidRPr="00EA29CA"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072BB6">
              <w:t>money</w:t>
            </w:r>
          </w:p>
        </w:tc>
        <w:tc>
          <w:tcPr>
            <w:tcW w:w="4247" w:type="dxa"/>
          </w:tcPr>
          <w:p w14:paraId="153096F6" w14:textId="1023103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số nợ</w:t>
            </w:r>
          </w:p>
        </w:tc>
      </w:tr>
      <w:tr w:rsidR="00EA29CA" w:rsidRPr="005B6CF4" w14:paraId="3A62D2E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33308FC" w14:textId="02E19E62" w:rsidR="00EA29CA" w:rsidRPr="00EA29CA" w:rsidRDefault="00EA29CA" w:rsidP="00EA29CA">
            <w:pPr>
              <w:spacing w:line="240" w:lineRule="auto"/>
              <w:jc w:val="left"/>
              <w:rPr>
                <w:b w:val="0"/>
                <w:sz w:val="24"/>
                <w:lang w:val="vi-VN"/>
              </w:rPr>
            </w:pPr>
            <w:r w:rsidRPr="00EA29CA">
              <w:rPr>
                <w:b w:val="0"/>
              </w:rPr>
              <w:t>account_id</w:t>
            </w:r>
          </w:p>
        </w:tc>
        <w:tc>
          <w:tcPr>
            <w:tcW w:w="1765" w:type="dxa"/>
          </w:tcPr>
          <w:p w14:paraId="17EC92E0" w14:textId="39D66915"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 xml:space="preserve">nchar </w:t>
            </w:r>
          </w:p>
        </w:tc>
        <w:tc>
          <w:tcPr>
            <w:tcW w:w="4247" w:type="dxa"/>
          </w:tcPr>
          <w:p w14:paraId="69CB615B" w14:textId="58B1E347"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Mã người dùng</w:t>
            </w:r>
          </w:p>
        </w:tc>
      </w:tr>
    </w:tbl>
    <w:p w14:paraId="35C4F489" w14:textId="49706E1B" w:rsidR="00392E87" w:rsidRDefault="00392E87" w:rsidP="00392E87">
      <w:pPr>
        <w:pStyle w:val="oancuaDanhsach"/>
        <w:numPr>
          <w:ilvl w:val="0"/>
          <w:numId w:val="27"/>
        </w:numPr>
        <w:rPr>
          <w:lang w:val="vi-VN"/>
        </w:rPr>
      </w:pPr>
      <w:r>
        <w:rPr>
          <w:lang w:val="vi-VN"/>
        </w:rPr>
        <w:t xml:space="preserve">Lớp Service: </w:t>
      </w:r>
      <w:r w:rsidRPr="00392E87">
        <w:rPr>
          <w:lang w:val="vi-VN"/>
        </w:rPr>
        <w:t>Bảng này mô tả các loại dịch vụ riêng mà tài xế cung cấp. Vd: bốc xếp, dỡ hàng lên phương tiện, chi phí đỗ xe, chi phí cầu đường</w:t>
      </w:r>
    </w:p>
    <w:tbl>
      <w:tblPr>
        <w:tblStyle w:val="BangThun1"/>
        <w:tblW w:w="0" w:type="auto"/>
        <w:tblInd w:w="625" w:type="dxa"/>
        <w:tblLook w:val="04A0" w:firstRow="1" w:lastRow="0" w:firstColumn="1" w:lastColumn="0" w:noHBand="0" w:noVBand="1"/>
      </w:tblPr>
      <w:tblGrid>
        <w:gridCol w:w="2108"/>
        <w:gridCol w:w="1765"/>
        <w:gridCol w:w="4247"/>
        <w:gridCol w:w="26"/>
      </w:tblGrid>
      <w:tr w:rsidR="00392E87" w:rsidRPr="005B6CF4" w14:paraId="338ED042"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3E787254" w14:textId="77777777" w:rsidR="00392E87" w:rsidRPr="005B6CF4" w:rsidRDefault="00392E87" w:rsidP="001E49A3">
            <w:pPr>
              <w:pStyle w:val="oancuaDanhsach"/>
              <w:spacing w:line="240" w:lineRule="auto"/>
              <w:ind w:left="153"/>
              <w:jc w:val="center"/>
              <w:rPr>
                <w:sz w:val="24"/>
              </w:rPr>
            </w:pPr>
            <w:r w:rsidRPr="005234B8">
              <w:t>Tên</w:t>
            </w:r>
          </w:p>
        </w:tc>
        <w:tc>
          <w:tcPr>
            <w:tcW w:w="1765" w:type="dxa"/>
            <w:vAlign w:val="center"/>
          </w:tcPr>
          <w:p w14:paraId="2DC6D2DD" w14:textId="77777777" w:rsidR="00392E87" w:rsidRPr="005B6CF4" w:rsidRDefault="00392E87"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3F9433AA" w14:textId="77777777" w:rsidR="00392E87" w:rsidRPr="005B6CF4" w:rsidRDefault="00392E87"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92E87" w:rsidRPr="005B6CF4" w14:paraId="16D43BD7"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8D8431B" w14:textId="5EC26565" w:rsidR="00392E87" w:rsidRPr="00392E87" w:rsidRDefault="00392E87" w:rsidP="00392E87">
            <w:pPr>
              <w:spacing w:line="240" w:lineRule="auto"/>
              <w:jc w:val="left"/>
              <w:rPr>
                <w:b w:val="0"/>
                <w:sz w:val="24"/>
              </w:rPr>
            </w:pPr>
            <w:r w:rsidRPr="00392E87">
              <w:rPr>
                <w:b w:val="0"/>
              </w:rPr>
              <w:t>id</w:t>
            </w:r>
          </w:p>
        </w:tc>
        <w:tc>
          <w:tcPr>
            <w:tcW w:w="1765" w:type="dxa"/>
          </w:tcPr>
          <w:p w14:paraId="6B930F17" w14:textId="6316BE5E"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int</w:t>
            </w:r>
          </w:p>
        </w:tc>
        <w:tc>
          <w:tcPr>
            <w:tcW w:w="4247" w:type="dxa"/>
          </w:tcPr>
          <w:p w14:paraId="03B6CC9C" w14:textId="500C14C0"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Mã dịch vụ</w:t>
            </w:r>
          </w:p>
        </w:tc>
      </w:tr>
      <w:tr w:rsidR="00392E87" w:rsidRPr="005B6CF4" w14:paraId="54B22549"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67085F4D" w14:textId="5691EFBC" w:rsidR="00392E87" w:rsidRPr="00392E87" w:rsidRDefault="00392E87" w:rsidP="00392E87">
            <w:pPr>
              <w:spacing w:line="240" w:lineRule="auto"/>
              <w:jc w:val="left"/>
              <w:rPr>
                <w:b w:val="0"/>
                <w:sz w:val="24"/>
              </w:rPr>
            </w:pPr>
            <w:r w:rsidRPr="00392E87">
              <w:rPr>
                <w:b w:val="0"/>
              </w:rPr>
              <w:t>name</w:t>
            </w:r>
          </w:p>
        </w:tc>
        <w:tc>
          <w:tcPr>
            <w:tcW w:w="1765" w:type="dxa"/>
          </w:tcPr>
          <w:p w14:paraId="473CEFA7" w14:textId="17BF5B90"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nvarchar</w:t>
            </w:r>
          </w:p>
        </w:tc>
        <w:tc>
          <w:tcPr>
            <w:tcW w:w="4247" w:type="dxa"/>
          </w:tcPr>
          <w:p w14:paraId="07C2BBFA" w14:textId="5C93A0B1"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150884">
              <w:t>Tên dịch vụ</w:t>
            </w:r>
          </w:p>
        </w:tc>
      </w:tr>
      <w:tr w:rsidR="00392E87" w:rsidRPr="00392E87" w14:paraId="01EF24C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14D3597" w14:textId="616E8B4B" w:rsidR="00392E87" w:rsidRPr="00392E87" w:rsidRDefault="00392E87" w:rsidP="00392E87">
            <w:pPr>
              <w:spacing w:line="240" w:lineRule="auto"/>
              <w:jc w:val="left"/>
              <w:rPr>
                <w:b w:val="0"/>
                <w:bCs w:val="0"/>
                <w:sz w:val="24"/>
              </w:rPr>
            </w:pPr>
            <w:r w:rsidRPr="00392E87">
              <w:rPr>
                <w:b w:val="0"/>
              </w:rPr>
              <w:t>describe</w:t>
            </w:r>
          </w:p>
        </w:tc>
        <w:tc>
          <w:tcPr>
            <w:tcW w:w="1765" w:type="dxa"/>
          </w:tcPr>
          <w:p w14:paraId="1A0DB40E" w14:textId="5CC9206E" w:rsidR="00392E87" w:rsidRPr="00EA29CA"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150884">
              <w:t>nvarchar</w:t>
            </w:r>
          </w:p>
        </w:tc>
        <w:tc>
          <w:tcPr>
            <w:tcW w:w="4247" w:type="dxa"/>
          </w:tcPr>
          <w:p w14:paraId="1AC13A88" w14:textId="0A84D6E7" w:rsidR="00392E87" w:rsidRPr="00392E87"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392E87">
              <w:rPr>
                <w:lang w:val="vi-VN"/>
              </w:rPr>
              <w:t>Mô tả về dịch vụ</w:t>
            </w:r>
          </w:p>
        </w:tc>
      </w:tr>
      <w:tr w:rsidR="00392E87" w:rsidRPr="005B6CF4" w14:paraId="3452E52C"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630165" w14:textId="7D40C285" w:rsidR="00392E87" w:rsidRPr="00392E87" w:rsidRDefault="00392E87" w:rsidP="00392E87">
            <w:pPr>
              <w:spacing w:line="240" w:lineRule="auto"/>
              <w:jc w:val="left"/>
              <w:rPr>
                <w:b w:val="0"/>
                <w:sz w:val="24"/>
                <w:lang w:val="vi-VN"/>
              </w:rPr>
            </w:pPr>
            <w:r w:rsidRPr="00392E87">
              <w:rPr>
                <w:b w:val="0"/>
              </w:rPr>
              <w:t>cost</w:t>
            </w:r>
          </w:p>
        </w:tc>
        <w:tc>
          <w:tcPr>
            <w:tcW w:w="1765" w:type="dxa"/>
          </w:tcPr>
          <w:p w14:paraId="47395962" w14:textId="3BE2A611"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money</w:t>
            </w:r>
          </w:p>
        </w:tc>
        <w:tc>
          <w:tcPr>
            <w:tcW w:w="4247" w:type="dxa"/>
          </w:tcPr>
          <w:p w14:paraId="7E26DF56" w14:textId="6CD2E90B"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Giá dịch vụ</w:t>
            </w:r>
          </w:p>
        </w:tc>
      </w:tr>
    </w:tbl>
    <w:p w14:paraId="745ED43F" w14:textId="2D2383EC" w:rsidR="00E562BD" w:rsidRPr="00E562BD" w:rsidRDefault="00E562BD" w:rsidP="00E562BD">
      <w:pPr>
        <w:rPr>
          <w:lang w:val="vi-VN"/>
        </w:rPr>
      </w:pPr>
    </w:p>
    <w:p w14:paraId="79C71CEA" w14:textId="24F10744" w:rsidR="00833BBB" w:rsidRDefault="00833BBB" w:rsidP="00833BBB">
      <w:pPr>
        <w:pStyle w:val="u2"/>
      </w:pPr>
      <w:bookmarkStart w:id="86" w:name="_Toc510882213"/>
      <w:bookmarkStart w:id="87" w:name="_Toc512713205"/>
      <w:r>
        <w:lastRenderedPageBreak/>
        <w:t>Xây dựng ứng dụng</w:t>
      </w:r>
      <w:bookmarkEnd w:id="86"/>
      <w:bookmarkEnd w:id="87"/>
    </w:p>
    <w:p w14:paraId="1C96E5F3" w14:textId="762C4157" w:rsidR="00782882" w:rsidRDefault="00916F82" w:rsidP="00FD3059">
      <w:pPr>
        <w:pStyle w:val="u3"/>
      </w:pPr>
      <w:bookmarkStart w:id="88" w:name="_Toc512713206"/>
      <w:r>
        <w:t>Thư viện và công cụ sử dụng</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2123"/>
        <w:gridCol w:w="5129"/>
      </w:tblGrid>
      <w:tr w:rsidR="005A5649" w14:paraId="6EA0A379" w14:textId="77777777" w:rsidTr="001E49A3">
        <w:trPr>
          <w:trHeight w:val="912"/>
        </w:trPr>
        <w:tc>
          <w:tcPr>
            <w:tcW w:w="1411" w:type="dxa"/>
            <w:shd w:val="clear" w:color="auto" w:fill="auto"/>
            <w:vAlign w:val="center"/>
          </w:tcPr>
          <w:p w14:paraId="6400689A" w14:textId="77777777" w:rsidR="00782882" w:rsidRPr="005A5649" w:rsidRDefault="00782882" w:rsidP="00DE1019">
            <w:pPr>
              <w:spacing w:line="240" w:lineRule="auto"/>
              <w:jc w:val="left"/>
              <w:rPr>
                <w:b/>
                <w:bCs/>
                <w:sz w:val="24"/>
              </w:rPr>
            </w:pPr>
            <w:r w:rsidRPr="005A5649">
              <w:rPr>
                <w:b/>
                <w:bCs/>
                <w:sz w:val="24"/>
              </w:rPr>
              <w:t>Mục đích</w:t>
            </w:r>
          </w:p>
        </w:tc>
        <w:tc>
          <w:tcPr>
            <w:tcW w:w="2123" w:type="dxa"/>
            <w:shd w:val="clear" w:color="auto" w:fill="auto"/>
            <w:vAlign w:val="center"/>
          </w:tcPr>
          <w:p w14:paraId="7EB9C72A" w14:textId="77777777" w:rsidR="00782882" w:rsidRPr="005A5649" w:rsidRDefault="00782882" w:rsidP="001E49A3">
            <w:pPr>
              <w:spacing w:line="240" w:lineRule="auto"/>
              <w:jc w:val="left"/>
              <w:rPr>
                <w:b/>
                <w:bCs/>
                <w:sz w:val="24"/>
              </w:rPr>
            </w:pPr>
            <w:r w:rsidRPr="005A5649">
              <w:rPr>
                <w:b/>
                <w:bCs/>
                <w:sz w:val="24"/>
              </w:rPr>
              <w:t>Công cụ</w:t>
            </w:r>
          </w:p>
        </w:tc>
        <w:tc>
          <w:tcPr>
            <w:tcW w:w="5129" w:type="dxa"/>
            <w:shd w:val="clear" w:color="auto" w:fill="auto"/>
            <w:vAlign w:val="center"/>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1E49A3">
        <w:trPr>
          <w:trHeight w:val="912"/>
        </w:trPr>
        <w:tc>
          <w:tcPr>
            <w:tcW w:w="1411" w:type="dxa"/>
            <w:shd w:val="clear" w:color="auto" w:fill="auto"/>
            <w:vAlign w:val="center"/>
          </w:tcPr>
          <w:p w14:paraId="23AC3F50" w14:textId="77777777" w:rsidR="00782882" w:rsidRPr="003E1C49" w:rsidRDefault="00782882" w:rsidP="00DE1019">
            <w:pPr>
              <w:spacing w:line="240" w:lineRule="auto"/>
              <w:jc w:val="left"/>
              <w:rPr>
                <w:bCs/>
                <w:sz w:val="24"/>
              </w:rPr>
            </w:pPr>
            <w:r w:rsidRPr="003E1C49">
              <w:rPr>
                <w:bCs/>
                <w:sz w:val="24"/>
              </w:rPr>
              <w:t>IDE lập trình</w:t>
            </w:r>
          </w:p>
        </w:tc>
        <w:tc>
          <w:tcPr>
            <w:tcW w:w="2123" w:type="dxa"/>
            <w:shd w:val="clear" w:color="auto" w:fill="auto"/>
            <w:vAlign w:val="center"/>
          </w:tcPr>
          <w:p w14:paraId="22059856" w14:textId="67990B18" w:rsidR="00782882" w:rsidRPr="00FD3059" w:rsidRDefault="00FD3059" w:rsidP="001E49A3">
            <w:pPr>
              <w:spacing w:line="240" w:lineRule="auto"/>
              <w:jc w:val="left"/>
              <w:rPr>
                <w:sz w:val="24"/>
                <w:lang w:val="vi-VN"/>
              </w:rPr>
            </w:pPr>
            <w:r>
              <w:rPr>
                <w:sz w:val="24"/>
                <w:lang w:val="vi-VN"/>
              </w:rPr>
              <w:t>Android Studio 3.1</w:t>
            </w:r>
          </w:p>
        </w:tc>
        <w:tc>
          <w:tcPr>
            <w:tcW w:w="5129" w:type="dxa"/>
            <w:shd w:val="clear" w:color="auto" w:fill="auto"/>
            <w:vAlign w:val="center"/>
          </w:tcPr>
          <w:p w14:paraId="4BB1DE87" w14:textId="77777777" w:rsidR="00782882" w:rsidRPr="005A5649" w:rsidRDefault="00782882" w:rsidP="005A5649">
            <w:pPr>
              <w:spacing w:line="240" w:lineRule="auto"/>
              <w:rPr>
                <w:sz w:val="24"/>
              </w:rPr>
            </w:pPr>
            <w:r w:rsidRPr="005A5649">
              <w:rPr>
                <w:sz w:val="24"/>
              </w:rPr>
              <w:t>http://www.eclipse.org/</w:t>
            </w:r>
          </w:p>
        </w:tc>
      </w:tr>
      <w:tr w:rsidR="00FB6BF0" w:rsidRPr="00FD3059" w14:paraId="6D9312FA" w14:textId="77777777" w:rsidTr="001E49A3">
        <w:trPr>
          <w:trHeight w:val="912"/>
        </w:trPr>
        <w:tc>
          <w:tcPr>
            <w:tcW w:w="1411" w:type="dxa"/>
            <w:shd w:val="clear" w:color="auto" w:fill="auto"/>
            <w:vAlign w:val="center"/>
          </w:tcPr>
          <w:p w14:paraId="415EFA46" w14:textId="0CC02DE4" w:rsidR="00FB6BF0" w:rsidRPr="007F0510" w:rsidRDefault="00FD3059" w:rsidP="00DE1019">
            <w:pPr>
              <w:spacing w:line="240" w:lineRule="auto"/>
              <w:jc w:val="left"/>
              <w:rPr>
                <w:bCs/>
                <w:sz w:val="24"/>
              </w:rPr>
            </w:pPr>
            <w:r>
              <w:rPr>
                <w:bCs/>
                <w:sz w:val="24"/>
              </w:rPr>
              <w:t>IDE server</w:t>
            </w:r>
          </w:p>
        </w:tc>
        <w:tc>
          <w:tcPr>
            <w:tcW w:w="2123" w:type="dxa"/>
            <w:shd w:val="clear" w:color="auto" w:fill="auto"/>
            <w:vAlign w:val="center"/>
          </w:tcPr>
          <w:p w14:paraId="73B41FFA" w14:textId="34A4D450" w:rsidR="00FB6BF0" w:rsidRPr="00FD3059" w:rsidRDefault="00FD3059" w:rsidP="001E49A3">
            <w:pPr>
              <w:spacing w:line="240" w:lineRule="auto"/>
              <w:jc w:val="left"/>
              <w:rPr>
                <w:sz w:val="24"/>
                <w:lang w:val="vi-VN"/>
              </w:rPr>
            </w:pPr>
            <w:r>
              <w:rPr>
                <w:sz w:val="24"/>
                <w:lang w:val="vi-VN"/>
              </w:rPr>
              <w:t>Firebase Console</w:t>
            </w:r>
          </w:p>
        </w:tc>
        <w:tc>
          <w:tcPr>
            <w:tcW w:w="5129" w:type="dxa"/>
            <w:shd w:val="clear" w:color="auto" w:fill="auto"/>
            <w:vAlign w:val="center"/>
          </w:tcPr>
          <w:p w14:paraId="603BB4C7" w14:textId="5A567D6A" w:rsidR="00FB6BF0" w:rsidRPr="00FD3059" w:rsidRDefault="00FD3059" w:rsidP="005A5649">
            <w:pPr>
              <w:spacing w:line="240" w:lineRule="auto"/>
              <w:rPr>
                <w:sz w:val="24"/>
                <w:lang w:val="vi-VN"/>
              </w:rPr>
            </w:pPr>
            <w:r w:rsidRPr="00FD3059">
              <w:rPr>
                <w:sz w:val="24"/>
                <w:lang w:val="vi-VN"/>
              </w:rPr>
              <w:t>https://console.firebase.google.com</w:t>
            </w:r>
          </w:p>
        </w:tc>
      </w:tr>
      <w:tr w:rsidR="00DE1019" w:rsidRPr="00FD3059" w14:paraId="7EFD56F5" w14:textId="77777777" w:rsidTr="001E49A3">
        <w:trPr>
          <w:trHeight w:val="912"/>
        </w:trPr>
        <w:tc>
          <w:tcPr>
            <w:tcW w:w="1411" w:type="dxa"/>
            <w:vMerge w:val="restart"/>
            <w:shd w:val="clear" w:color="auto" w:fill="auto"/>
            <w:vAlign w:val="center"/>
          </w:tcPr>
          <w:p w14:paraId="7A50B872" w14:textId="2C7EC2B9" w:rsidR="00DE1019" w:rsidRPr="00ED556C" w:rsidRDefault="00DE1019" w:rsidP="00DE1019">
            <w:pPr>
              <w:spacing w:line="240" w:lineRule="auto"/>
              <w:jc w:val="left"/>
              <w:rPr>
                <w:bCs/>
                <w:sz w:val="24"/>
                <w:lang w:val="vi-VN"/>
              </w:rPr>
            </w:pPr>
            <w:r>
              <w:rPr>
                <w:bCs/>
                <w:sz w:val="24"/>
                <w:lang w:val="vi-VN"/>
              </w:rPr>
              <w:t>Tùy chỉnh giao diện</w:t>
            </w:r>
          </w:p>
        </w:tc>
        <w:tc>
          <w:tcPr>
            <w:tcW w:w="2123" w:type="dxa"/>
            <w:shd w:val="clear" w:color="auto" w:fill="auto"/>
            <w:vAlign w:val="center"/>
          </w:tcPr>
          <w:p w14:paraId="05C0F929" w14:textId="61267CBD" w:rsidR="00DE1019" w:rsidRDefault="00DE1019" w:rsidP="001E49A3">
            <w:pPr>
              <w:spacing w:line="240" w:lineRule="auto"/>
              <w:jc w:val="left"/>
              <w:rPr>
                <w:sz w:val="24"/>
                <w:lang w:val="vi-VN"/>
              </w:rPr>
            </w:pPr>
            <w:r>
              <w:rPr>
                <w:sz w:val="24"/>
                <w:lang w:val="vi-VN"/>
              </w:rPr>
              <w:t>Nice Spinner</w:t>
            </w:r>
          </w:p>
        </w:tc>
        <w:tc>
          <w:tcPr>
            <w:tcW w:w="5129" w:type="dxa"/>
            <w:shd w:val="clear" w:color="auto" w:fill="auto"/>
            <w:vAlign w:val="center"/>
          </w:tcPr>
          <w:p w14:paraId="5723443A" w14:textId="469451BA" w:rsidR="00DE1019" w:rsidRPr="00FD3059" w:rsidRDefault="00DE1019" w:rsidP="005A5649">
            <w:pPr>
              <w:spacing w:line="240" w:lineRule="auto"/>
              <w:rPr>
                <w:sz w:val="24"/>
                <w:lang w:val="vi-VN"/>
              </w:rPr>
            </w:pPr>
            <w:r w:rsidRPr="00ED556C">
              <w:rPr>
                <w:sz w:val="24"/>
                <w:lang w:val="vi-VN"/>
              </w:rPr>
              <w:t>https://github.com/arcadefire/nice-spinner</w:t>
            </w:r>
          </w:p>
        </w:tc>
      </w:tr>
      <w:tr w:rsidR="00DE1019" w:rsidRPr="00FD3059" w14:paraId="333E9E99" w14:textId="77777777" w:rsidTr="001E49A3">
        <w:trPr>
          <w:trHeight w:val="912"/>
        </w:trPr>
        <w:tc>
          <w:tcPr>
            <w:tcW w:w="1411" w:type="dxa"/>
            <w:vMerge/>
            <w:shd w:val="clear" w:color="auto" w:fill="auto"/>
            <w:vAlign w:val="center"/>
          </w:tcPr>
          <w:p w14:paraId="7E1C4653" w14:textId="77777777" w:rsidR="00DE1019" w:rsidRDefault="00DE1019" w:rsidP="00DE1019">
            <w:pPr>
              <w:spacing w:line="240" w:lineRule="auto"/>
              <w:jc w:val="left"/>
              <w:rPr>
                <w:bCs/>
                <w:sz w:val="24"/>
                <w:lang w:val="vi-VN"/>
              </w:rPr>
            </w:pPr>
          </w:p>
        </w:tc>
        <w:tc>
          <w:tcPr>
            <w:tcW w:w="2123" w:type="dxa"/>
            <w:shd w:val="clear" w:color="auto" w:fill="auto"/>
            <w:vAlign w:val="center"/>
          </w:tcPr>
          <w:p w14:paraId="1DC2D7EA" w14:textId="4306657F" w:rsidR="00DE1019" w:rsidRDefault="00DE1019" w:rsidP="001E49A3">
            <w:pPr>
              <w:spacing w:line="240" w:lineRule="auto"/>
              <w:jc w:val="left"/>
              <w:rPr>
                <w:sz w:val="24"/>
                <w:lang w:val="vi-VN"/>
              </w:rPr>
            </w:pPr>
            <w:r w:rsidRPr="00ED556C">
              <w:rPr>
                <w:sz w:val="24"/>
                <w:lang w:val="vi-VN"/>
              </w:rPr>
              <w:t>CircleImageView</w:t>
            </w:r>
          </w:p>
        </w:tc>
        <w:tc>
          <w:tcPr>
            <w:tcW w:w="5129" w:type="dxa"/>
            <w:shd w:val="clear" w:color="auto" w:fill="auto"/>
            <w:vAlign w:val="center"/>
          </w:tcPr>
          <w:p w14:paraId="56E1E5ED" w14:textId="424A08DC" w:rsidR="00DE1019" w:rsidRPr="00ED556C" w:rsidRDefault="00DE1019" w:rsidP="005A5649">
            <w:pPr>
              <w:spacing w:line="240" w:lineRule="auto"/>
              <w:rPr>
                <w:sz w:val="24"/>
                <w:lang w:val="vi-VN"/>
              </w:rPr>
            </w:pPr>
            <w:r w:rsidRPr="00ED556C">
              <w:rPr>
                <w:sz w:val="24"/>
                <w:lang w:val="vi-VN"/>
              </w:rPr>
              <w:t>https://github.com/hdodenhof/CircleImageView</w:t>
            </w:r>
          </w:p>
        </w:tc>
      </w:tr>
      <w:tr w:rsidR="00DE1019" w:rsidRPr="00FD3059" w14:paraId="01DFA613" w14:textId="77777777" w:rsidTr="001E49A3">
        <w:trPr>
          <w:trHeight w:val="912"/>
        </w:trPr>
        <w:tc>
          <w:tcPr>
            <w:tcW w:w="1411" w:type="dxa"/>
            <w:vMerge/>
            <w:shd w:val="clear" w:color="auto" w:fill="auto"/>
            <w:vAlign w:val="center"/>
          </w:tcPr>
          <w:p w14:paraId="703D1ED8" w14:textId="77777777" w:rsidR="00DE1019" w:rsidRDefault="00DE1019" w:rsidP="00DE1019">
            <w:pPr>
              <w:spacing w:line="240" w:lineRule="auto"/>
              <w:jc w:val="left"/>
              <w:rPr>
                <w:bCs/>
                <w:sz w:val="24"/>
                <w:lang w:val="vi-VN"/>
              </w:rPr>
            </w:pPr>
          </w:p>
        </w:tc>
        <w:tc>
          <w:tcPr>
            <w:tcW w:w="2123" w:type="dxa"/>
            <w:shd w:val="clear" w:color="auto" w:fill="auto"/>
            <w:vAlign w:val="center"/>
          </w:tcPr>
          <w:p w14:paraId="73D539A7" w14:textId="263160C2" w:rsidR="00DE1019" w:rsidRPr="00ED556C" w:rsidRDefault="00DE1019" w:rsidP="001E49A3">
            <w:pPr>
              <w:spacing w:line="240" w:lineRule="auto"/>
              <w:jc w:val="left"/>
              <w:rPr>
                <w:sz w:val="24"/>
                <w:lang w:val="vi-VN"/>
              </w:rPr>
            </w:pPr>
            <w:r w:rsidRPr="00ED556C">
              <w:rPr>
                <w:sz w:val="24"/>
                <w:lang w:val="vi-VN"/>
              </w:rPr>
              <w:t>Country</w:t>
            </w:r>
            <w:r>
              <w:rPr>
                <w:sz w:val="24"/>
                <w:lang w:val="vi-VN"/>
              </w:rPr>
              <w:t xml:space="preserve"> </w:t>
            </w:r>
            <w:r w:rsidRPr="00ED556C">
              <w:rPr>
                <w:sz w:val="24"/>
                <w:lang w:val="vi-VN"/>
              </w:rPr>
              <w:t>Code</w:t>
            </w:r>
            <w:r>
              <w:rPr>
                <w:sz w:val="24"/>
                <w:lang w:val="vi-VN"/>
              </w:rPr>
              <w:t xml:space="preserve"> </w:t>
            </w:r>
            <w:r w:rsidRPr="00ED556C">
              <w:rPr>
                <w:sz w:val="24"/>
                <w:lang w:val="vi-VN"/>
              </w:rPr>
              <w:t>Picker</w:t>
            </w:r>
          </w:p>
        </w:tc>
        <w:tc>
          <w:tcPr>
            <w:tcW w:w="5129" w:type="dxa"/>
            <w:shd w:val="clear" w:color="auto" w:fill="auto"/>
            <w:vAlign w:val="center"/>
          </w:tcPr>
          <w:p w14:paraId="5611BF2B" w14:textId="0E82F372" w:rsidR="00DE1019" w:rsidRPr="00ED556C" w:rsidRDefault="00DE1019" w:rsidP="005A5649">
            <w:pPr>
              <w:spacing w:line="240" w:lineRule="auto"/>
              <w:rPr>
                <w:sz w:val="24"/>
                <w:lang w:val="vi-VN"/>
              </w:rPr>
            </w:pPr>
            <w:r w:rsidRPr="00ED556C">
              <w:rPr>
                <w:sz w:val="24"/>
                <w:lang w:val="vi-VN"/>
              </w:rPr>
              <w:t>https://github.com/joielechong/CountryCodePicker</w:t>
            </w:r>
          </w:p>
        </w:tc>
      </w:tr>
      <w:tr w:rsidR="00DE1019" w:rsidRPr="00FD3059" w14:paraId="0EDBD0CD" w14:textId="77777777" w:rsidTr="001E49A3">
        <w:trPr>
          <w:trHeight w:val="912"/>
        </w:trPr>
        <w:tc>
          <w:tcPr>
            <w:tcW w:w="1411" w:type="dxa"/>
            <w:vMerge/>
            <w:shd w:val="clear" w:color="auto" w:fill="auto"/>
            <w:vAlign w:val="center"/>
          </w:tcPr>
          <w:p w14:paraId="381EB561" w14:textId="77777777" w:rsidR="00DE1019" w:rsidRDefault="00DE1019" w:rsidP="00DE1019">
            <w:pPr>
              <w:spacing w:line="240" w:lineRule="auto"/>
              <w:jc w:val="left"/>
              <w:rPr>
                <w:bCs/>
                <w:sz w:val="24"/>
                <w:lang w:val="vi-VN"/>
              </w:rPr>
            </w:pPr>
          </w:p>
        </w:tc>
        <w:tc>
          <w:tcPr>
            <w:tcW w:w="2123" w:type="dxa"/>
            <w:shd w:val="clear" w:color="auto" w:fill="auto"/>
            <w:vAlign w:val="center"/>
          </w:tcPr>
          <w:p w14:paraId="0D2123EE" w14:textId="76CC7884" w:rsidR="00DE1019" w:rsidRPr="00ED556C" w:rsidRDefault="00DE1019" w:rsidP="001E49A3">
            <w:pPr>
              <w:spacing w:line="240" w:lineRule="auto"/>
              <w:jc w:val="left"/>
              <w:rPr>
                <w:sz w:val="24"/>
                <w:lang w:val="vi-VN"/>
              </w:rPr>
            </w:pPr>
            <w:r w:rsidRPr="00DE1019">
              <w:rPr>
                <w:sz w:val="24"/>
                <w:lang w:val="vi-VN"/>
              </w:rPr>
              <w:t>Cat</w:t>
            </w:r>
            <w:r>
              <w:rPr>
                <w:sz w:val="24"/>
                <w:lang w:val="vi-VN"/>
              </w:rPr>
              <w:t xml:space="preserve"> </w:t>
            </w:r>
            <w:r w:rsidRPr="00DE1019">
              <w:rPr>
                <w:sz w:val="24"/>
                <w:lang w:val="vi-VN"/>
              </w:rPr>
              <w:t>Loading</w:t>
            </w:r>
            <w:r>
              <w:rPr>
                <w:sz w:val="24"/>
                <w:lang w:val="vi-VN"/>
              </w:rPr>
              <w:t xml:space="preserve"> </w:t>
            </w:r>
            <w:r w:rsidRPr="00DE1019">
              <w:rPr>
                <w:sz w:val="24"/>
                <w:lang w:val="vi-VN"/>
              </w:rPr>
              <w:t>View</w:t>
            </w:r>
          </w:p>
        </w:tc>
        <w:tc>
          <w:tcPr>
            <w:tcW w:w="5129" w:type="dxa"/>
            <w:shd w:val="clear" w:color="auto" w:fill="auto"/>
            <w:vAlign w:val="center"/>
          </w:tcPr>
          <w:p w14:paraId="4B6C2532" w14:textId="1FC0C299" w:rsidR="00DE1019" w:rsidRPr="00ED556C" w:rsidRDefault="00DE1019" w:rsidP="005A5649">
            <w:pPr>
              <w:spacing w:line="240" w:lineRule="auto"/>
              <w:rPr>
                <w:sz w:val="24"/>
                <w:lang w:val="vi-VN"/>
              </w:rPr>
            </w:pPr>
            <w:r w:rsidRPr="00DE1019">
              <w:rPr>
                <w:sz w:val="24"/>
                <w:lang w:val="vi-VN"/>
              </w:rPr>
              <w:t>https://github.com/Rogero0o/CatLoadingView</w:t>
            </w:r>
          </w:p>
        </w:tc>
      </w:tr>
      <w:tr w:rsidR="00ED556C" w:rsidRPr="00FD3059" w14:paraId="461BD766" w14:textId="77777777" w:rsidTr="001E49A3">
        <w:trPr>
          <w:trHeight w:val="912"/>
        </w:trPr>
        <w:tc>
          <w:tcPr>
            <w:tcW w:w="1411" w:type="dxa"/>
            <w:shd w:val="clear" w:color="auto" w:fill="auto"/>
            <w:vAlign w:val="center"/>
          </w:tcPr>
          <w:p w14:paraId="02690A1B" w14:textId="11D8A291" w:rsidR="00ED556C" w:rsidRDefault="00ED556C" w:rsidP="00DE1019">
            <w:pPr>
              <w:spacing w:line="240" w:lineRule="auto"/>
              <w:jc w:val="left"/>
              <w:rPr>
                <w:bCs/>
                <w:sz w:val="24"/>
                <w:lang w:val="vi-VN"/>
              </w:rPr>
            </w:pPr>
            <w:r>
              <w:rPr>
                <w:bCs/>
                <w:sz w:val="24"/>
                <w:lang w:val="vi-VN"/>
              </w:rPr>
              <w:t>Xử lý bản đồ</w:t>
            </w:r>
          </w:p>
        </w:tc>
        <w:tc>
          <w:tcPr>
            <w:tcW w:w="2123" w:type="dxa"/>
            <w:shd w:val="clear" w:color="auto" w:fill="auto"/>
            <w:vAlign w:val="center"/>
          </w:tcPr>
          <w:p w14:paraId="12B56542" w14:textId="0C283E19" w:rsidR="00ED556C" w:rsidRPr="00ED556C" w:rsidRDefault="00ED556C" w:rsidP="001E49A3">
            <w:pPr>
              <w:spacing w:line="240" w:lineRule="auto"/>
              <w:jc w:val="left"/>
              <w:rPr>
                <w:sz w:val="24"/>
                <w:lang w:val="vi-VN"/>
              </w:rPr>
            </w:pPr>
            <w:r>
              <w:rPr>
                <w:sz w:val="24"/>
                <w:lang w:val="vi-VN"/>
              </w:rPr>
              <w:t>Google MAP API</w:t>
            </w:r>
          </w:p>
        </w:tc>
        <w:tc>
          <w:tcPr>
            <w:tcW w:w="5129" w:type="dxa"/>
            <w:shd w:val="clear" w:color="auto" w:fill="auto"/>
            <w:vAlign w:val="center"/>
          </w:tcPr>
          <w:p w14:paraId="53FA5857" w14:textId="634ACC9E" w:rsidR="00ED556C" w:rsidRPr="00ED556C" w:rsidRDefault="00ED556C" w:rsidP="005A5649">
            <w:pPr>
              <w:spacing w:line="240" w:lineRule="auto"/>
              <w:rPr>
                <w:sz w:val="24"/>
                <w:lang w:val="vi-VN"/>
              </w:rPr>
            </w:pPr>
            <w:r w:rsidRPr="00ED556C">
              <w:rPr>
                <w:sz w:val="24"/>
                <w:lang w:val="vi-VN"/>
              </w:rPr>
              <w:t>https://cloud.google.com/maps-platform/</w:t>
            </w:r>
          </w:p>
        </w:tc>
      </w:tr>
      <w:tr w:rsidR="001E49A3" w:rsidRPr="00FD3059" w14:paraId="7319C08D" w14:textId="77777777" w:rsidTr="001E49A3">
        <w:trPr>
          <w:trHeight w:val="912"/>
        </w:trPr>
        <w:tc>
          <w:tcPr>
            <w:tcW w:w="1411" w:type="dxa"/>
            <w:shd w:val="clear" w:color="auto" w:fill="auto"/>
            <w:vAlign w:val="center"/>
          </w:tcPr>
          <w:p w14:paraId="011BD4B6" w14:textId="000DEBAB" w:rsidR="001E49A3" w:rsidRDefault="001E49A3" w:rsidP="00DE1019">
            <w:pPr>
              <w:spacing w:line="240" w:lineRule="auto"/>
              <w:jc w:val="left"/>
              <w:rPr>
                <w:bCs/>
                <w:sz w:val="24"/>
                <w:lang w:val="vi-VN"/>
              </w:rPr>
            </w:pPr>
            <w:r>
              <w:rPr>
                <w:bCs/>
                <w:sz w:val="24"/>
                <w:lang w:val="vi-VN"/>
              </w:rPr>
              <w:t>Tính toán đường đi</w:t>
            </w:r>
          </w:p>
        </w:tc>
        <w:tc>
          <w:tcPr>
            <w:tcW w:w="2123" w:type="dxa"/>
            <w:shd w:val="clear" w:color="auto" w:fill="auto"/>
            <w:vAlign w:val="center"/>
          </w:tcPr>
          <w:p w14:paraId="23BBED43" w14:textId="4DDFBFE4" w:rsidR="001E49A3" w:rsidRDefault="001E49A3" w:rsidP="001E49A3">
            <w:pPr>
              <w:spacing w:line="240" w:lineRule="auto"/>
              <w:jc w:val="left"/>
              <w:rPr>
                <w:sz w:val="24"/>
                <w:lang w:val="vi-VN"/>
              </w:rPr>
            </w:pPr>
            <w:r w:rsidRPr="001E49A3">
              <w:rPr>
                <w:sz w:val="24"/>
                <w:lang w:val="vi-VN"/>
              </w:rPr>
              <w:t>Google</w:t>
            </w:r>
            <w:r>
              <w:rPr>
                <w:sz w:val="24"/>
                <w:lang w:val="vi-VN"/>
              </w:rPr>
              <w:t xml:space="preserve"> </w:t>
            </w:r>
            <w:r w:rsidRPr="001E49A3">
              <w:rPr>
                <w:sz w:val="24"/>
                <w:lang w:val="vi-VN"/>
              </w:rPr>
              <w:t>Direction</w:t>
            </w:r>
            <w:r>
              <w:rPr>
                <w:sz w:val="24"/>
                <w:lang w:val="vi-VN"/>
              </w:rPr>
              <w:t xml:space="preserve"> </w:t>
            </w:r>
            <w:r w:rsidRPr="001E49A3">
              <w:rPr>
                <w:sz w:val="24"/>
                <w:lang w:val="vi-VN"/>
              </w:rPr>
              <w:t>Library</w:t>
            </w:r>
          </w:p>
        </w:tc>
        <w:tc>
          <w:tcPr>
            <w:tcW w:w="5129" w:type="dxa"/>
            <w:shd w:val="clear" w:color="auto" w:fill="auto"/>
            <w:vAlign w:val="center"/>
          </w:tcPr>
          <w:p w14:paraId="7B89DE15" w14:textId="6B015C53" w:rsidR="001E49A3" w:rsidRPr="00ED556C" w:rsidRDefault="001E49A3" w:rsidP="005A5649">
            <w:pPr>
              <w:spacing w:line="240" w:lineRule="auto"/>
              <w:rPr>
                <w:sz w:val="24"/>
                <w:lang w:val="vi-VN"/>
              </w:rPr>
            </w:pPr>
            <w:r w:rsidRPr="001E49A3">
              <w:rPr>
                <w:sz w:val="24"/>
                <w:lang w:val="vi-VN"/>
              </w:rPr>
              <w:t>https://github.com/akexorcist/Android-GoogleDirectionLibrary</w:t>
            </w:r>
          </w:p>
        </w:tc>
      </w:tr>
    </w:tbl>
    <w:p w14:paraId="5362B8F7" w14:textId="7A6AADFE" w:rsidR="007F0510" w:rsidRDefault="007F0510" w:rsidP="00587574">
      <w:pPr>
        <w:pStyle w:val="u3"/>
      </w:pPr>
      <w:r>
        <w:t>Kết quả đạt được</w:t>
      </w:r>
    </w:p>
    <w:p w14:paraId="207594CC" w14:textId="679879BC" w:rsidR="0088744F" w:rsidRDefault="0088744F" w:rsidP="00921BAF">
      <w:pPr>
        <w:rPr>
          <w:lang w:val="vi-VN"/>
        </w:rPr>
      </w:pPr>
      <w:r>
        <w:rPr>
          <w:lang w:val="vi-VN"/>
        </w:rPr>
        <w:t>Dựa trên các kiến trúc thiết kế, công nghệ sử dụng đã đề cập ở các chương trước, sinh viên đã hoàn thành và cho ra đời ứng dụng gọi xe giao hàng online với các tính năng sau:</w:t>
      </w:r>
    </w:p>
    <w:p w14:paraId="34B06C73" w14:textId="1D33AF85" w:rsidR="0088744F" w:rsidRPr="0088744F" w:rsidRDefault="0088744F" w:rsidP="0088744F">
      <w:pPr>
        <w:pStyle w:val="oancuaDanhsach"/>
        <w:numPr>
          <w:ilvl w:val="1"/>
          <w:numId w:val="35"/>
        </w:numPr>
        <w:rPr>
          <w:lang w:val="vi-VN"/>
        </w:rPr>
      </w:pPr>
      <w:r w:rsidRPr="0088744F">
        <w:rPr>
          <w:lang w:val="vi-VN"/>
        </w:rPr>
        <w:t>Hệ thống đã được phát triển hoàn chỉnh bao gồm cả phía client và server, có thể chạy thử nghiệm (demo).</w:t>
      </w:r>
    </w:p>
    <w:p w14:paraId="6F3D58F5" w14:textId="274F9094" w:rsidR="0088744F" w:rsidRPr="0088744F" w:rsidRDefault="0088744F" w:rsidP="0088744F">
      <w:pPr>
        <w:pStyle w:val="oancuaDanhsach"/>
        <w:numPr>
          <w:ilvl w:val="1"/>
          <w:numId w:val="35"/>
        </w:numPr>
        <w:rPr>
          <w:lang w:val="vi-VN"/>
        </w:rPr>
      </w:pPr>
      <w:r w:rsidRPr="0088744F">
        <w:rPr>
          <w:lang w:val="vi-VN"/>
        </w:rPr>
        <w:lastRenderedPageBreak/>
        <w:t>Qua cài đặt trong thực tế thì phần mêm hoạt động ổn định, cung cấp được nhiều dịch vụ cho người dùng.</w:t>
      </w:r>
    </w:p>
    <w:p w14:paraId="1F8A9F66" w14:textId="4DF59C10" w:rsidR="0088744F" w:rsidRPr="0088744F" w:rsidRDefault="0088744F" w:rsidP="0088744F">
      <w:pPr>
        <w:pStyle w:val="oancuaDanhsach"/>
        <w:numPr>
          <w:ilvl w:val="1"/>
          <w:numId w:val="35"/>
        </w:numPr>
        <w:rPr>
          <w:lang w:val="vi-VN"/>
        </w:rPr>
      </w:pPr>
      <w:r w:rsidRPr="0088744F">
        <w:rPr>
          <w:lang w:val="vi-VN"/>
        </w:rPr>
        <w:t>Phản hồi giữa người dùng và hệ thống thực hiện một cách nhanh chóng, chính xác.</w:t>
      </w:r>
    </w:p>
    <w:p w14:paraId="2411D137" w14:textId="3B62DA87" w:rsidR="0088744F" w:rsidRPr="0088744F" w:rsidRDefault="0088744F" w:rsidP="0088744F">
      <w:pPr>
        <w:pStyle w:val="oancuaDanhsach"/>
        <w:numPr>
          <w:ilvl w:val="1"/>
          <w:numId w:val="35"/>
        </w:numPr>
        <w:rPr>
          <w:lang w:val="vi-VN"/>
        </w:rPr>
      </w:pPr>
      <w:r>
        <w:rPr>
          <w:lang w:val="vi-VN"/>
        </w:rPr>
        <w:t>Cho phép khách hàng và tài xế tham gia vào hệ thống.</w:t>
      </w:r>
    </w:p>
    <w:p w14:paraId="2C6B77D0" w14:textId="299F86D0" w:rsidR="0088744F" w:rsidRDefault="0088744F" w:rsidP="0088744F">
      <w:pPr>
        <w:pStyle w:val="oancuaDanhsach"/>
        <w:numPr>
          <w:ilvl w:val="1"/>
          <w:numId w:val="35"/>
        </w:numPr>
        <w:rPr>
          <w:lang w:val="vi-VN"/>
        </w:rPr>
      </w:pPr>
      <w:r w:rsidRPr="0088744F">
        <w:rPr>
          <w:lang w:val="vi-VN"/>
        </w:rPr>
        <w:t>Nâng cao khả năng an toàn, an ninh thông tin của hệ thống thông qua giải pháp xác thực người dùng.</w:t>
      </w:r>
    </w:p>
    <w:p w14:paraId="6803A730" w14:textId="56577864" w:rsidR="00B731B5" w:rsidRDefault="00B731B5" w:rsidP="00B731B5">
      <w:pPr>
        <w:rPr>
          <w:lang w:val="vi-VN"/>
        </w:rPr>
      </w:pPr>
      <w:r>
        <w:rPr>
          <w:lang w:val="vi-VN"/>
        </w:rPr>
        <w:t>Thống kê ứng dụng:</w:t>
      </w:r>
    </w:p>
    <w:tbl>
      <w:tblPr>
        <w:tblStyle w:val="LiBang"/>
        <w:tblW w:w="0" w:type="auto"/>
        <w:tblLook w:val="04A0" w:firstRow="1" w:lastRow="0" w:firstColumn="1" w:lastColumn="0" w:noHBand="0" w:noVBand="1"/>
      </w:tblPr>
      <w:tblGrid>
        <w:gridCol w:w="4385"/>
        <w:gridCol w:w="4386"/>
      </w:tblGrid>
      <w:tr w:rsidR="00444562" w14:paraId="49D562F5" w14:textId="77777777" w:rsidTr="00444562">
        <w:trPr>
          <w:cnfStyle w:val="100000000000" w:firstRow="1" w:lastRow="0" w:firstColumn="0" w:lastColumn="0" w:oddVBand="0" w:evenVBand="0" w:oddHBand="0" w:evenHBand="0" w:firstRowFirstColumn="0" w:firstRowLastColumn="0" w:lastRowFirstColumn="0" w:lastRowLastColumn="0"/>
        </w:trPr>
        <w:tc>
          <w:tcPr>
            <w:tcW w:w="4385" w:type="dxa"/>
          </w:tcPr>
          <w:p w14:paraId="058541D4" w14:textId="0A65C374" w:rsidR="00444562" w:rsidRDefault="00444562" w:rsidP="00444562">
            <w:pPr>
              <w:jc w:val="center"/>
              <w:rPr>
                <w:lang w:val="vi-VN"/>
              </w:rPr>
            </w:pPr>
            <w:r>
              <w:rPr>
                <w:lang w:val="vi-VN"/>
              </w:rPr>
              <w:t>Nội dung</w:t>
            </w:r>
          </w:p>
        </w:tc>
        <w:tc>
          <w:tcPr>
            <w:tcW w:w="4386" w:type="dxa"/>
          </w:tcPr>
          <w:p w14:paraId="643B165A" w14:textId="0E4B9D6E" w:rsidR="00444562" w:rsidRDefault="00444562" w:rsidP="005A39F1">
            <w:pPr>
              <w:jc w:val="center"/>
              <w:rPr>
                <w:lang w:val="vi-VN"/>
              </w:rPr>
            </w:pPr>
            <w:r>
              <w:rPr>
                <w:lang w:val="vi-VN"/>
              </w:rPr>
              <w:t>Thống kê</w:t>
            </w:r>
          </w:p>
        </w:tc>
      </w:tr>
      <w:tr w:rsidR="00444562" w14:paraId="0E0D045E" w14:textId="77777777" w:rsidTr="00444562">
        <w:tc>
          <w:tcPr>
            <w:tcW w:w="4385" w:type="dxa"/>
          </w:tcPr>
          <w:p w14:paraId="1A423483" w14:textId="3C9BC7F7" w:rsidR="00444562" w:rsidRDefault="005A39F1" w:rsidP="00B731B5">
            <w:pPr>
              <w:rPr>
                <w:lang w:val="vi-VN"/>
              </w:rPr>
            </w:pPr>
            <w:r>
              <w:rPr>
                <w:lang w:val="vi-VN"/>
              </w:rPr>
              <w:t>Số dòng code</w:t>
            </w:r>
          </w:p>
        </w:tc>
        <w:tc>
          <w:tcPr>
            <w:tcW w:w="4386" w:type="dxa"/>
          </w:tcPr>
          <w:p w14:paraId="78E54174" w14:textId="7CB0CBC5" w:rsidR="00444562" w:rsidRDefault="005A39F1" w:rsidP="005A39F1">
            <w:pPr>
              <w:jc w:val="center"/>
              <w:rPr>
                <w:lang w:val="vi-VN"/>
              </w:rPr>
            </w:pPr>
            <w:r>
              <w:rPr>
                <w:lang w:val="vi-VN"/>
              </w:rPr>
              <w:t>20000 dòng code</w:t>
            </w:r>
          </w:p>
        </w:tc>
      </w:tr>
      <w:tr w:rsidR="00444562" w14:paraId="12F8C9B0" w14:textId="77777777" w:rsidTr="00444562">
        <w:tc>
          <w:tcPr>
            <w:tcW w:w="4385" w:type="dxa"/>
          </w:tcPr>
          <w:p w14:paraId="246D3C21" w14:textId="0F1FC69C" w:rsidR="00444562" w:rsidRDefault="005A39F1" w:rsidP="00B731B5">
            <w:pPr>
              <w:rPr>
                <w:lang w:val="vi-VN"/>
              </w:rPr>
            </w:pPr>
            <w:r>
              <w:rPr>
                <w:lang w:val="vi-VN"/>
              </w:rPr>
              <w:t>Số lớp</w:t>
            </w:r>
          </w:p>
        </w:tc>
        <w:tc>
          <w:tcPr>
            <w:tcW w:w="4386" w:type="dxa"/>
          </w:tcPr>
          <w:p w14:paraId="0DA87763" w14:textId="3045BB42" w:rsidR="00444562" w:rsidRDefault="00012727" w:rsidP="005A39F1">
            <w:pPr>
              <w:jc w:val="center"/>
              <w:rPr>
                <w:lang w:val="vi-VN"/>
              </w:rPr>
            </w:pPr>
            <w:r>
              <w:rPr>
                <w:lang w:val="vi-VN"/>
              </w:rPr>
              <w:t>10 lớp</w:t>
            </w:r>
          </w:p>
        </w:tc>
      </w:tr>
      <w:tr w:rsidR="00444562" w14:paraId="2A824814" w14:textId="77777777" w:rsidTr="00444562">
        <w:tc>
          <w:tcPr>
            <w:tcW w:w="4385" w:type="dxa"/>
          </w:tcPr>
          <w:p w14:paraId="6D5E2BAB" w14:textId="4B07EC2B" w:rsidR="00444562" w:rsidRDefault="005A39F1" w:rsidP="00B731B5">
            <w:pPr>
              <w:rPr>
                <w:lang w:val="vi-VN"/>
              </w:rPr>
            </w:pPr>
            <w:r>
              <w:rPr>
                <w:lang w:val="vi-VN"/>
              </w:rPr>
              <w:t>Số gói</w:t>
            </w:r>
          </w:p>
        </w:tc>
        <w:tc>
          <w:tcPr>
            <w:tcW w:w="4386" w:type="dxa"/>
          </w:tcPr>
          <w:p w14:paraId="50BE2AF1" w14:textId="4EAA33DD" w:rsidR="00444562" w:rsidRDefault="00012727" w:rsidP="005A39F1">
            <w:pPr>
              <w:jc w:val="center"/>
              <w:rPr>
                <w:lang w:val="vi-VN"/>
              </w:rPr>
            </w:pPr>
            <w:r>
              <w:rPr>
                <w:lang w:val="vi-VN"/>
              </w:rPr>
              <w:t>10 gói</w:t>
            </w:r>
          </w:p>
        </w:tc>
      </w:tr>
      <w:tr w:rsidR="005A39F1" w14:paraId="3F9DBB52" w14:textId="77777777" w:rsidTr="00444562">
        <w:tc>
          <w:tcPr>
            <w:tcW w:w="4385" w:type="dxa"/>
          </w:tcPr>
          <w:p w14:paraId="5A17F58E" w14:textId="7BF1E7FF" w:rsidR="005A39F1" w:rsidRDefault="005A39F1" w:rsidP="00B731B5">
            <w:pPr>
              <w:rPr>
                <w:lang w:val="vi-VN"/>
              </w:rPr>
            </w:pPr>
            <w:r>
              <w:rPr>
                <w:lang w:val="vi-VN"/>
              </w:rPr>
              <w:t>Dung lượng mã nguồn</w:t>
            </w:r>
          </w:p>
        </w:tc>
        <w:tc>
          <w:tcPr>
            <w:tcW w:w="4386" w:type="dxa"/>
          </w:tcPr>
          <w:p w14:paraId="643425DF" w14:textId="31A5533C" w:rsidR="005A39F1" w:rsidRDefault="00012727" w:rsidP="005A39F1">
            <w:pPr>
              <w:jc w:val="center"/>
              <w:rPr>
                <w:lang w:val="vi-VN"/>
              </w:rPr>
            </w:pPr>
            <w:r>
              <w:rPr>
                <w:lang w:val="vi-VN"/>
              </w:rPr>
              <w:t>258MB</w:t>
            </w:r>
          </w:p>
        </w:tc>
      </w:tr>
      <w:tr w:rsidR="005A39F1" w14:paraId="1D2BAAFE" w14:textId="77777777" w:rsidTr="00444562">
        <w:tc>
          <w:tcPr>
            <w:tcW w:w="4385" w:type="dxa"/>
          </w:tcPr>
          <w:p w14:paraId="0B28753D" w14:textId="019A67DF" w:rsidR="005A39F1" w:rsidRDefault="005A39F1" w:rsidP="00B731B5">
            <w:pPr>
              <w:rPr>
                <w:lang w:val="vi-VN"/>
              </w:rPr>
            </w:pPr>
            <w:r>
              <w:rPr>
                <w:lang w:val="vi-VN"/>
              </w:rPr>
              <w:t>Dung lượn sản phẩm đóng gói</w:t>
            </w:r>
          </w:p>
        </w:tc>
        <w:tc>
          <w:tcPr>
            <w:tcW w:w="4386" w:type="dxa"/>
          </w:tcPr>
          <w:p w14:paraId="2A265F88" w14:textId="4AA0063A" w:rsidR="005A39F1" w:rsidRDefault="00012727" w:rsidP="005A39F1">
            <w:pPr>
              <w:jc w:val="center"/>
              <w:rPr>
                <w:lang w:val="vi-VN"/>
              </w:rPr>
            </w:pPr>
            <w:r>
              <w:rPr>
                <w:lang w:val="vi-VN"/>
              </w:rPr>
              <w:t>37MB</w:t>
            </w:r>
          </w:p>
        </w:tc>
      </w:tr>
    </w:tbl>
    <w:p w14:paraId="1F11C5D2" w14:textId="3811CDB4" w:rsidR="00295397" w:rsidRPr="00295397" w:rsidRDefault="00295397" w:rsidP="00E85A6A">
      <w:pPr>
        <w:rPr>
          <w:lang w:val="vi-VN"/>
        </w:rPr>
      </w:pPr>
    </w:p>
    <w:p w14:paraId="4FABC238" w14:textId="318E4694" w:rsidR="007F0510" w:rsidRDefault="007E07BE" w:rsidP="007F0510">
      <w:pPr>
        <w:pStyle w:val="u3"/>
        <w:rPr>
          <w:lang w:val="vi-VN"/>
        </w:rPr>
      </w:pPr>
      <w:bookmarkStart w:id="89" w:name="_Toc512713208"/>
      <w:r w:rsidRPr="00295397">
        <w:rPr>
          <w:lang w:val="vi-VN"/>
        </w:rPr>
        <w:lastRenderedPageBreak/>
        <w:t xml:space="preserve">Minh hoạ </w:t>
      </w:r>
      <w:r w:rsidR="00587574" w:rsidRPr="00295397">
        <w:rPr>
          <w:lang w:val="vi-VN"/>
        </w:rPr>
        <w:t>các</w:t>
      </w:r>
      <w:r w:rsidRPr="00295397">
        <w:rPr>
          <w:lang w:val="vi-VN"/>
        </w:rPr>
        <w:t xml:space="preserve"> chức năng chính</w:t>
      </w:r>
      <w:bookmarkEnd w:id="89"/>
    </w:p>
    <w:p w14:paraId="3A36583C" w14:textId="670FEF00" w:rsidR="00463554" w:rsidRDefault="00463554" w:rsidP="00463554">
      <w:pPr>
        <w:pStyle w:val="u4"/>
        <w:rPr>
          <w:lang w:val="vi-VN"/>
        </w:rPr>
      </w:pPr>
      <w:r>
        <w:rPr>
          <w:lang w:val="vi-VN"/>
        </w:rPr>
        <w:t>Giao diện màn hình đăng ký</w:t>
      </w:r>
    </w:p>
    <w:p w14:paraId="6950CD5B" w14:textId="7DC7B1F9" w:rsidR="00463554" w:rsidRDefault="002228E6" w:rsidP="00610F1B">
      <w:pPr>
        <w:jc w:val="center"/>
        <w:rPr>
          <w:lang w:val="vi-VN"/>
        </w:rPr>
      </w:pPr>
      <w:r>
        <w:rPr>
          <w:noProof/>
        </w:rPr>
        <w:drawing>
          <wp:inline distT="0" distB="0" distL="0" distR="0" wp14:anchorId="0677BA2F" wp14:editId="3A2E5712">
            <wp:extent cx="2006221" cy="3565517"/>
            <wp:effectExtent l="0" t="0" r="0" b="0"/>
            <wp:docPr id="56" name="Hình ảnh 56" descr="C:\Users\ASUS\AppData\Local\Microsoft\Windows\INetCache\Content.Word\device-2018-05-21-06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3688" cy="3578788"/>
                    </a:xfrm>
                    <a:prstGeom prst="rect">
                      <a:avLst/>
                    </a:prstGeom>
                    <a:noFill/>
                    <a:ln>
                      <a:noFill/>
                    </a:ln>
                  </pic:spPr>
                </pic:pic>
              </a:graphicData>
            </a:graphic>
          </wp:inline>
        </w:drawing>
      </w:r>
      <w:r>
        <w:rPr>
          <w:lang w:val="vi-VN"/>
        </w:rPr>
        <w:t xml:space="preserve"> </w:t>
      </w:r>
      <w:r w:rsidR="00610F1B">
        <w:rPr>
          <w:noProof/>
        </w:rPr>
        <w:drawing>
          <wp:inline distT="0" distB="0" distL="0" distR="0" wp14:anchorId="4F2D40FF" wp14:editId="19BB7ADB">
            <wp:extent cx="2013068" cy="3578788"/>
            <wp:effectExtent l="0" t="0" r="6350" b="317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noFill/>
                    </a:ln>
                  </pic:spPr>
                </pic:pic>
              </a:graphicData>
            </a:graphic>
          </wp:inline>
        </w:drawing>
      </w:r>
    </w:p>
    <w:p w14:paraId="0A34B42C" w14:textId="072BEC3C" w:rsidR="002228E6" w:rsidRDefault="002228E6" w:rsidP="00610F1B">
      <w:pPr>
        <w:jc w:val="center"/>
        <w:rPr>
          <w:lang w:val="vi-VN"/>
        </w:rPr>
      </w:pPr>
      <w:r>
        <w:rPr>
          <w:noProof/>
        </w:rPr>
        <w:drawing>
          <wp:inline distT="0" distB="0" distL="0" distR="0" wp14:anchorId="319B5A80" wp14:editId="2D87C97C">
            <wp:extent cx="2013068" cy="3578788"/>
            <wp:effectExtent l="0" t="0" r="6350" b="317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noFill/>
                    </a:ln>
                  </pic:spPr>
                </pic:pic>
              </a:graphicData>
            </a:graphic>
          </wp:inline>
        </w:drawing>
      </w:r>
      <w:r>
        <w:rPr>
          <w:lang w:val="vi-VN"/>
        </w:rPr>
        <w:t xml:space="preserve"> </w:t>
      </w:r>
      <w:r>
        <w:rPr>
          <w:noProof/>
        </w:rPr>
        <w:drawing>
          <wp:inline distT="0" distB="0" distL="0" distR="0" wp14:anchorId="1B0DCE5B" wp14:editId="1AD80966">
            <wp:extent cx="2013068" cy="3578788"/>
            <wp:effectExtent l="0" t="0" r="6350" b="317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noFill/>
                    </a:ln>
                  </pic:spPr>
                </pic:pic>
              </a:graphicData>
            </a:graphic>
          </wp:inline>
        </w:drawing>
      </w:r>
    </w:p>
    <w:p w14:paraId="3B127A9C" w14:textId="1AF79DD7" w:rsidR="0089491B" w:rsidRDefault="0089491B" w:rsidP="000A11EE">
      <w:pPr>
        <w:rPr>
          <w:lang w:val="vi-VN"/>
        </w:rPr>
      </w:pPr>
      <w:r>
        <w:rPr>
          <w:lang w:val="vi-VN"/>
        </w:rPr>
        <w:lastRenderedPageBreak/>
        <w:t>Với giao diện màn hình đăng ký, người dùng lựa chọn đăng ký bằng tài khoản gmail, hệ thống sẽ lấy thông tin được cung cấp từ Gmail của người dùng và hiển thị lên form đăng ký. Người dùng thay đổi thông tin của minh và điền số điện thoại xác nhận tại form này. Hệ thống sẽ gửi mã xác minh đến số điện thoại người dùng đăng ký. Tại màn hình xác nhận mã khách hàng điền mã xác nhận vào đề hoan tất đăng ký tài khoản.</w:t>
      </w:r>
    </w:p>
    <w:p w14:paraId="71C4D273" w14:textId="73D11BB3" w:rsidR="00297AC0" w:rsidRPr="00297AC0" w:rsidRDefault="005141FC" w:rsidP="00297AC0">
      <w:pPr>
        <w:pStyle w:val="u4"/>
        <w:rPr>
          <w:lang w:val="vi-VN"/>
        </w:rPr>
      </w:pPr>
      <w:r>
        <w:rPr>
          <w:lang w:val="vi-VN"/>
        </w:rPr>
        <w:t>Giao diện màn hình gọi xe</w:t>
      </w:r>
      <w:r w:rsidR="00245943">
        <w:rPr>
          <w:lang w:val="vi-VN"/>
        </w:rPr>
        <w:t xml:space="preserve"> của khách hàng</w:t>
      </w:r>
    </w:p>
    <w:p w14:paraId="6210FBF2" w14:textId="0AC06523" w:rsidR="005141FC" w:rsidRDefault="00A72E3B" w:rsidP="008F1385">
      <w:pPr>
        <w:jc w:val="center"/>
        <w:rPr>
          <w:lang w:val="vi-VN"/>
        </w:rPr>
      </w:pPr>
      <w:r>
        <w:rPr>
          <w:noProof/>
          <w:lang w:val="vi-VN"/>
        </w:rPr>
        <mc:AlternateContent>
          <mc:Choice Requires="wps">
            <w:drawing>
              <wp:anchor distT="0" distB="0" distL="114300" distR="114300" simplePos="0" relativeHeight="251674112" behindDoc="0" locked="0" layoutInCell="1" allowOverlap="1" wp14:anchorId="11F4B208" wp14:editId="145B1035">
                <wp:simplePos x="0" y="0"/>
                <wp:positionH relativeFrom="margin">
                  <wp:align>right</wp:align>
                </wp:positionH>
                <wp:positionV relativeFrom="paragraph">
                  <wp:posOffset>3001525</wp:posOffset>
                </wp:positionV>
                <wp:extent cx="1492250" cy="810260"/>
                <wp:effectExtent l="514350" t="0" r="12700" b="27940"/>
                <wp:wrapNone/>
                <wp:docPr id="68" name="Hộp chú thích: Đường 68"/>
                <wp:cNvGraphicFramePr/>
                <a:graphic xmlns:a="http://schemas.openxmlformats.org/drawingml/2006/main">
                  <a:graphicData uri="http://schemas.microsoft.com/office/word/2010/wordprocessingShape">
                    <wps:wsp>
                      <wps:cNvSpPr/>
                      <wps:spPr>
                        <a:xfrm>
                          <a:off x="5331125" y="6012611"/>
                          <a:ext cx="1492250" cy="810260"/>
                        </a:xfrm>
                        <a:prstGeom prst="borderCallout1">
                          <a:avLst>
                            <a:gd name="adj1" fmla="val 18750"/>
                            <a:gd name="adj2" fmla="val -8333"/>
                            <a:gd name="adj3" fmla="val 60081"/>
                            <a:gd name="adj4" fmla="val -342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D01F3B" w14:textId="2474DA8E" w:rsidR="00A72E3B" w:rsidRPr="008F1385" w:rsidRDefault="00A72E3B" w:rsidP="00A72E3B">
                            <w:pPr>
                              <w:jc w:val="center"/>
                              <w:rPr>
                                <w:sz w:val="24"/>
                                <w:lang w:val="vi-VN"/>
                              </w:rPr>
                            </w:pPr>
                            <w:r>
                              <w:rPr>
                                <w:sz w:val="24"/>
                                <w:lang w:val="vi-VN"/>
                              </w:rPr>
                              <w:t>Tối ưu hóa lại đường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F4B20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Hộp chú thích: Đường 68" o:spid="_x0000_s1026" type="#_x0000_t47" style="position:absolute;left:0;text-align:left;margin-left:66.3pt;margin-top:236.35pt;width:117.5pt;height:63.8pt;z-index:251674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" adj="-7406,12977" fillcolor="#4472c4 [3204]" strokecolor="#1f3763 [1604]" strokeweight="1pt">
                <v:textbox>
                  <w:txbxContent>
                    <w:p w14:paraId="54D01F3B" w14:textId="2474DA8E" w:rsidR="00A72E3B" w:rsidRPr="008F1385" w:rsidRDefault="00A72E3B" w:rsidP="00A72E3B">
                      <w:pPr>
                        <w:jc w:val="center"/>
                        <w:rPr>
                          <w:sz w:val="24"/>
                          <w:lang w:val="vi-VN"/>
                        </w:rPr>
                      </w:pPr>
                      <w:r>
                        <w:rPr>
                          <w:sz w:val="24"/>
                          <w:lang w:val="vi-VN"/>
                        </w:rPr>
                        <w:t>Tối ưu hóa lại đường đi</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72064" behindDoc="0" locked="0" layoutInCell="1" allowOverlap="1" wp14:anchorId="364707E9" wp14:editId="38F04572">
                <wp:simplePos x="0" y="0"/>
                <wp:positionH relativeFrom="margin">
                  <wp:posOffset>-1018</wp:posOffset>
                </wp:positionH>
                <wp:positionV relativeFrom="paragraph">
                  <wp:posOffset>3004616</wp:posOffset>
                </wp:positionV>
                <wp:extent cx="1492250" cy="810260"/>
                <wp:effectExtent l="0" t="0" r="527050" b="27940"/>
                <wp:wrapNone/>
                <wp:docPr id="67" name="Hộp chú thích: Đường 67"/>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63275"/>
                            <a:gd name="adj4" fmla="val 1339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5325" w14:textId="5A045D4F" w:rsidR="00A72E3B" w:rsidRPr="008F1385" w:rsidRDefault="00A72E3B" w:rsidP="008F1385">
                            <w:pPr>
                              <w:jc w:val="center"/>
                              <w:rPr>
                                <w:sz w:val="24"/>
                                <w:lang w:val="vi-VN"/>
                              </w:rPr>
                            </w:pPr>
                            <w:r>
                              <w:rPr>
                                <w:sz w:val="24"/>
                                <w:lang w:val="vi-VN"/>
                              </w:rPr>
                              <w:t>Thêm/ xóa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4707E9" id="Hộp chú thích: Đường 67" o:spid="_x0000_s1027" type="#_x0000_t47" style="position:absolute;left:0;text-align:left;margin-left:-.1pt;margin-top:236.6pt;width:117.5pt;height:63.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" adj="28930,13667,22799,10719" fillcolor="#4472c4 [3204]" strokecolor="#1f3763 [1604]" strokeweight="1pt">
                <v:textbox>
                  <w:txbxContent>
                    <w:p w14:paraId="60BB5325" w14:textId="5A045D4F" w:rsidR="00A72E3B" w:rsidRPr="008F1385" w:rsidRDefault="00A72E3B" w:rsidP="008F1385">
                      <w:pPr>
                        <w:jc w:val="center"/>
                        <w:rPr>
                          <w:sz w:val="24"/>
                          <w:lang w:val="vi-VN"/>
                        </w:rPr>
                      </w:pPr>
                      <w:r>
                        <w:rPr>
                          <w:sz w:val="24"/>
                          <w:lang w:val="vi-VN"/>
                        </w:rPr>
                        <w:t>Thêm/ xóa điểm dừng</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70016" behindDoc="0" locked="0" layoutInCell="1" allowOverlap="1" wp14:anchorId="5085AC87" wp14:editId="3793AAA2">
                <wp:simplePos x="0" y="0"/>
                <wp:positionH relativeFrom="margin">
                  <wp:align>right</wp:align>
                </wp:positionH>
                <wp:positionV relativeFrom="paragraph">
                  <wp:posOffset>2052788</wp:posOffset>
                </wp:positionV>
                <wp:extent cx="1492250" cy="810260"/>
                <wp:effectExtent l="533400" t="0" r="12700" b="27940"/>
                <wp:wrapNone/>
                <wp:docPr id="66" name="Hộp chú thích: Đường 66"/>
                <wp:cNvGraphicFramePr/>
                <a:graphic xmlns:a="http://schemas.openxmlformats.org/drawingml/2006/main">
                  <a:graphicData uri="http://schemas.microsoft.com/office/word/2010/wordprocessingShape">
                    <wps:wsp>
                      <wps:cNvSpPr/>
                      <wps:spPr>
                        <a:xfrm>
                          <a:off x="5331125" y="5063706"/>
                          <a:ext cx="1492250" cy="810260"/>
                        </a:xfrm>
                        <a:prstGeom prst="borderCallout1">
                          <a:avLst>
                            <a:gd name="adj1" fmla="val 18750"/>
                            <a:gd name="adj2" fmla="val -8333"/>
                            <a:gd name="adj3" fmla="val 41982"/>
                            <a:gd name="adj4" fmla="val -354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32026" w14:textId="00AAD543" w:rsidR="00A72E3B" w:rsidRPr="008F1385" w:rsidRDefault="00A72E3B" w:rsidP="00A72E3B">
                            <w:pPr>
                              <w:jc w:val="center"/>
                              <w:rPr>
                                <w:sz w:val="24"/>
                                <w:lang w:val="vi-VN"/>
                              </w:rPr>
                            </w:pPr>
                            <w:r>
                              <w:rPr>
                                <w:sz w:val="24"/>
                                <w:lang w:val="vi-VN"/>
                              </w:rPr>
                              <w:t>Yêu cầu gọi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85AC87" id="Hộp chú thích: Đường 66" o:spid="_x0000_s1028" type="#_x0000_t47" style="position:absolute;left:0;text-align:left;margin-left:66.3pt;margin-top:161.65pt;width:117.5pt;height:63.8pt;z-index:251670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" adj="-7655,9068" fillcolor="#4472c4 [3204]" strokecolor="#1f3763 [1604]" strokeweight="1pt">
                <v:textbox>
                  <w:txbxContent>
                    <w:p w14:paraId="70532026" w14:textId="00AAD543" w:rsidR="00A72E3B" w:rsidRPr="008F1385" w:rsidRDefault="00A72E3B" w:rsidP="00A72E3B">
                      <w:pPr>
                        <w:jc w:val="center"/>
                        <w:rPr>
                          <w:sz w:val="24"/>
                          <w:lang w:val="vi-VN"/>
                        </w:rPr>
                      </w:pPr>
                      <w:r>
                        <w:rPr>
                          <w:sz w:val="24"/>
                          <w:lang w:val="vi-VN"/>
                        </w:rPr>
                        <w:t>Yêu cầu gọi xe</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7968" behindDoc="0" locked="0" layoutInCell="1" allowOverlap="1" wp14:anchorId="6CD7A861" wp14:editId="374E8966">
                <wp:simplePos x="0" y="0"/>
                <wp:positionH relativeFrom="margin">
                  <wp:align>right</wp:align>
                </wp:positionH>
                <wp:positionV relativeFrom="paragraph">
                  <wp:posOffset>1063518</wp:posOffset>
                </wp:positionV>
                <wp:extent cx="1492250" cy="810260"/>
                <wp:effectExtent l="1352550" t="0" r="12700" b="27940"/>
                <wp:wrapNone/>
                <wp:docPr id="65" name="Hộp chú thích: Đường 65"/>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18750"/>
                            <a:gd name="adj2" fmla="val -8333"/>
                            <a:gd name="adj3" fmla="val 92021"/>
                            <a:gd name="adj4" fmla="val -903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368B3" w14:textId="0953C46D" w:rsidR="00A72E3B" w:rsidRPr="008F1385" w:rsidRDefault="00A72E3B" w:rsidP="00A72E3B">
                            <w:pPr>
                              <w:jc w:val="center"/>
                              <w:rPr>
                                <w:sz w:val="24"/>
                                <w:lang w:val="vi-VN"/>
                              </w:rPr>
                            </w:pPr>
                            <w:r>
                              <w:rPr>
                                <w:sz w:val="24"/>
                                <w:lang w:val="vi-VN"/>
                              </w:rPr>
                              <w:t>Tài xế xung quanh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7A861" id="Hộp chú thích: Đường 65" o:spid="_x0000_s1029" type="#_x0000_t47" style="position:absolute;left:0;text-align:left;margin-left:66.3pt;margin-top:83.75pt;width:117.5pt;height:63.8pt;z-index:251667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" adj="-19518,19877" fillcolor="#4472c4 [3204]" strokecolor="#1f3763 [1604]" strokeweight="1pt">
                <v:textbox>
                  <w:txbxContent>
                    <w:p w14:paraId="4E1368B3" w14:textId="0953C46D" w:rsidR="00A72E3B" w:rsidRPr="008F1385" w:rsidRDefault="00A72E3B" w:rsidP="00A72E3B">
                      <w:pPr>
                        <w:jc w:val="center"/>
                        <w:rPr>
                          <w:sz w:val="24"/>
                          <w:lang w:val="vi-VN"/>
                        </w:rPr>
                      </w:pPr>
                      <w:r>
                        <w:rPr>
                          <w:sz w:val="24"/>
                          <w:lang w:val="vi-VN"/>
                        </w:rPr>
                        <w:t>Tài xế xung quanh</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5920" behindDoc="0" locked="0" layoutInCell="1" allowOverlap="1" wp14:anchorId="603A9317" wp14:editId="708037F8">
                <wp:simplePos x="0" y="0"/>
                <wp:positionH relativeFrom="margin">
                  <wp:align>left</wp:align>
                </wp:positionH>
                <wp:positionV relativeFrom="paragraph">
                  <wp:posOffset>85809</wp:posOffset>
                </wp:positionV>
                <wp:extent cx="1492250" cy="810260"/>
                <wp:effectExtent l="0" t="0" r="469900" b="27940"/>
                <wp:wrapNone/>
                <wp:docPr id="64" name="Hộp chú thích: Đường 64"/>
                <wp:cNvGraphicFramePr/>
                <a:graphic xmlns:a="http://schemas.openxmlformats.org/drawingml/2006/main">
                  <a:graphicData uri="http://schemas.microsoft.com/office/word/2010/wordprocessingShape">
                    <wps:wsp>
                      <wps:cNvSpPr/>
                      <wps:spPr>
                        <a:xfrm>
                          <a:off x="1259457" y="3096883"/>
                          <a:ext cx="1492250" cy="810260"/>
                        </a:xfrm>
                        <a:prstGeom prst="borderCallout1">
                          <a:avLst>
                            <a:gd name="adj1" fmla="val 49625"/>
                            <a:gd name="adj2" fmla="val 105549"/>
                            <a:gd name="adj3" fmla="val 50499"/>
                            <a:gd name="adj4" fmla="val 1298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ABE03" w14:textId="1594211B" w:rsidR="00A72E3B" w:rsidRPr="00A72E3B" w:rsidRDefault="00A72E3B" w:rsidP="00A72E3B">
                            <w:pPr>
                              <w:jc w:val="center"/>
                              <w:rPr>
                                <w:sz w:val="24"/>
                                <w:lang w:val="vi-VN"/>
                              </w:rPr>
                            </w:pPr>
                            <w:r w:rsidRPr="00A72E3B">
                              <w:rPr>
                                <w:sz w:val="24"/>
                                <w:lang w:val="vi-VN"/>
                              </w:rPr>
                              <w:t>Mở Menu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3A9317" id="Hộp chú thích: Đường 64" o:spid="_x0000_s1030" type="#_x0000_t47" style="position:absolute;left:0;text-align:left;margin-left:0;margin-top:6.75pt;width:117.5pt;height:63.8pt;z-index:251665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" adj="28056,10908,22799,10719" fillcolor="#4472c4 [3204]" strokecolor="#1f3763 [1604]" strokeweight="1pt">
                <v:textbox>
                  <w:txbxContent>
                    <w:p w14:paraId="0EEABE03" w14:textId="1594211B" w:rsidR="00A72E3B" w:rsidRPr="00A72E3B" w:rsidRDefault="00A72E3B" w:rsidP="00A72E3B">
                      <w:pPr>
                        <w:jc w:val="center"/>
                        <w:rPr>
                          <w:sz w:val="24"/>
                          <w:lang w:val="vi-VN"/>
                        </w:rPr>
                      </w:pPr>
                      <w:r w:rsidRPr="00A72E3B">
                        <w:rPr>
                          <w:sz w:val="24"/>
                          <w:lang w:val="vi-VN"/>
                        </w:rPr>
                        <w:t>Mở Menu chính</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3872" behindDoc="0" locked="0" layoutInCell="1" allowOverlap="1" wp14:anchorId="4EC149AC" wp14:editId="58525FE6">
                <wp:simplePos x="0" y="0"/>
                <wp:positionH relativeFrom="margin">
                  <wp:align>left</wp:align>
                </wp:positionH>
                <wp:positionV relativeFrom="paragraph">
                  <wp:posOffset>1034451</wp:posOffset>
                </wp:positionV>
                <wp:extent cx="1492250" cy="810260"/>
                <wp:effectExtent l="0" t="0" r="603250" b="27940"/>
                <wp:wrapNone/>
                <wp:docPr id="63" name="Hộp chú thích: Đường 63"/>
                <wp:cNvGraphicFramePr/>
                <a:graphic xmlns:a="http://schemas.openxmlformats.org/drawingml/2006/main">
                  <a:graphicData uri="http://schemas.microsoft.com/office/word/2010/wordprocessingShape">
                    <wps:wsp>
                      <wps:cNvSpPr/>
                      <wps:spPr>
                        <a:xfrm>
                          <a:off x="1259457" y="4045789"/>
                          <a:ext cx="1492250" cy="810260"/>
                        </a:xfrm>
                        <a:prstGeom prst="borderCallout1">
                          <a:avLst>
                            <a:gd name="adj1" fmla="val 49625"/>
                            <a:gd name="adj2" fmla="val 105549"/>
                            <a:gd name="adj3" fmla="val 59016"/>
                            <a:gd name="adj4" fmla="val 139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B6AE1" w14:textId="09B3247D" w:rsidR="00A72E3B" w:rsidRPr="00A72E3B" w:rsidRDefault="00A72E3B" w:rsidP="00A72E3B">
                            <w:pPr>
                              <w:jc w:val="center"/>
                              <w:rPr>
                                <w:b/>
                                <w:sz w:val="24"/>
                                <w:lang w:val="vi-VN"/>
                              </w:rPr>
                            </w:pPr>
                            <w:r w:rsidRPr="00A72E3B">
                              <w:rPr>
                                <w:b/>
                                <w:sz w:val="24"/>
                                <w:lang w:val="vi-VN"/>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C149AC" id="Hộp chú thích: Đường 63" o:spid="_x0000_s1031" type="#_x0000_t47" style="position:absolute;left:0;text-align:left;margin-left:0;margin-top:81.45pt;width:117.5pt;height:63.8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" adj="30179,12747,22799,10719" fillcolor="#4472c4 [3204]" strokecolor="#1f3763 [1604]" strokeweight="1pt">
                <v:textbox>
                  <w:txbxContent>
                    <w:p w14:paraId="4BEB6AE1" w14:textId="09B3247D" w:rsidR="00A72E3B" w:rsidRPr="00A72E3B" w:rsidRDefault="00A72E3B" w:rsidP="00A72E3B">
                      <w:pPr>
                        <w:jc w:val="center"/>
                        <w:rPr>
                          <w:b/>
                          <w:sz w:val="24"/>
                          <w:lang w:val="vi-VN"/>
                        </w:rPr>
                      </w:pPr>
                      <w:r w:rsidRPr="00A72E3B">
                        <w:rPr>
                          <w:b/>
                          <w:sz w:val="24"/>
                          <w:lang w:val="vi-VN"/>
                        </w:rPr>
                        <w:t>Bản đồ</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1824" behindDoc="0" locked="0" layoutInCell="1" allowOverlap="1" wp14:anchorId="4F1B0CD8" wp14:editId="0798BBF7">
                <wp:simplePos x="0" y="0"/>
                <wp:positionH relativeFrom="margin">
                  <wp:posOffset>-994</wp:posOffset>
                </wp:positionH>
                <wp:positionV relativeFrom="paragraph">
                  <wp:posOffset>2055123</wp:posOffset>
                </wp:positionV>
                <wp:extent cx="1492250" cy="810260"/>
                <wp:effectExtent l="0" t="0" r="584200" b="27940"/>
                <wp:wrapNone/>
                <wp:docPr id="62" name="Hộp chú thích: Đường 62"/>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54758"/>
                            <a:gd name="adj4" fmla="val 1374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C29C2" w14:textId="3D374663" w:rsidR="008F1385" w:rsidRPr="008F1385" w:rsidRDefault="00A72E3B" w:rsidP="008F1385">
                            <w:pPr>
                              <w:jc w:val="center"/>
                              <w:rPr>
                                <w:sz w:val="24"/>
                                <w:lang w:val="vi-VN"/>
                              </w:rPr>
                            </w:pPr>
                            <w:r>
                              <w:rPr>
                                <w:sz w:val="24"/>
                                <w:lang w:val="vi-VN"/>
                              </w:rPr>
                              <w:t>Danh sách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1B0CD8" id="Hộp chú thích: Đường 62" o:spid="_x0000_s1032" type="#_x0000_t47" style="position:absolute;left:0;text-align:left;margin-left:-.1pt;margin-top:161.8pt;width:117.5pt;height:63.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" adj="29679,11828,22799,10719" fillcolor="#4472c4 [3204]" strokecolor="#1f3763 [1604]" strokeweight="1pt">
                <v:textbox>
                  <w:txbxContent>
                    <w:p w14:paraId="6B9C29C2" w14:textId="3D374663" w:rsidR="008F1385" w:rsidRPr="008F1385" w:rsidRDefault="00A72E3B" w:rsidP="008F1385">
                      <w:pPr>
                        <w:jc w:val="center"/>
                        <w:rPr>
                          <w:sz w:val="24"/>
                          <w:lang w:val="vi-VN"/>
                        </w:rPr>
                      </w:pPr>
                      <w:r>
                        <w:rPr>
                          <w:sz w:val="24"/>
                          <w:lang w:val="vi-VN"/>
                        </w:rPr>
                        <w:t>Danh sách điểm dừng</w:t>
                      </w:r>
                    </w:p>
                  </w:txbxContent>
                </v:textbox>
                <o:callout v:ext="edit" minusx="t" minusy="t"/>
                <w10:wrap anchorx="margin"/>
              </v:shape>
            </w:pict>
          </mc:Fallback>
        </mc:AlternateContent>
      </w:r>
      <w:r w:rsidR="008F1385">
        <w:rPr>
          <w:noProof/>
          <w:lang w:val="vi-VN"/>
        </w:rPr>
        <mc:AlternateContent>
          <mc:Choice Requires="wps">
            <w:drawing>
              <wp:anchor distT="0" distB="0" distL="114300" distR="114300" simplePos="0" relativeHeight="251659776" behindDoc="0" locked="0" layoutInCell="1" allowOverlap="1" wp14:anchorId="17E800AA" wp14:editId="45951FA9">
                <wp:simplePos x="0" y="0"/>
                <wp:positionH relativeFrom="margin">
                  <wp:align>right</wp:align>
                </wp:positionH>
                <wp:positionV relativeFrom="paragraph">
                  <wp:posOffset>80262</wp:posOffset>
                </wp:positionV>
                <wp:extent cx="1492250" cy="810883"/>
                <wp:effectExtent l="914400" t="0" r="12700" b="27940"/>
                <wp:wrapNone/>
                <wp:docPr id="61" name="Hộp chú thích: Đường 61"/>
                <wp:cNvGraphicFramePr/>
                <a:graphic xmlns:a="http://schemas.openxmlformats.org/drawingml/2006/main">
                  <a:graphicData uri="http://schemas.microsoft.com/office/word/2010/wordprocessingShape">
                    <wps:wsp>
                      <wps:cNvSpPr/>
                      <wps:spPr>
                        <a:xfrm>
                          <a:off x="0" y="0"/>
                          <a:ext cx="1492250" cy="810883"/>
                        </a:xfrm>
                        <a:prstGeom prst="borderCallout1">
                          <a:avLst>
                            <a:gd name="adj1" fmla="val 18750"/>
                            <a:gd name="adj2" fmla="val -8333"/>
                            <a:gd name="adj3" fmla="val 57952"/>
                            <a:gd name="adj4" fmla="val -603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C840D" w14:textId="52539326" w:rsidR="008F1385" w:rsidRPr="008F1385" w:rsidRDefault="008F1385" w:rsidP="008F1385">
                            <w:pPr>
                              <w:jc w:val="center"/>
                              <w:rPr>
                                <w:sz w:val="24"/>
                                <w:lang w:val="vi-VN"/>
                              </w:rPr>
                            </w:pPr>
                            <w:r w:rsidRPr="008F1385">
                              <w:rPr>
                                <w:sz w:val="24"/>
                                <w:lang w:val="vi-VN"/>
                              </w:rPr>
                              <w:t>Lựa chọn loại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E800AA" id="Hộp chú thích: Đường 61" o:spid="_x0000_s1033" type="#_x0000_t47" style="position:absolute;left:0;text-align:left;margin-left:66.3pt;margin-top:6.3pt;width:117.5pt;height:63.85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" adj="-13025,12518" fillcolor="#4472c4 [3204]" strokecolor="#1f3763 [1604]" strokeweight="1pt">
                <v:textbox>
                  <w:txbxContent>
                    <w:p w14:paraId="14CC840D" w14:textId="52539326" w:rsidR="008F1385" w:rsidRPr="008F1385" w:rsidRDefault="008F1385" w:rsidP="008F1385">
                      <w:pPr>
                        <w:jc w:val="center"/>
                        <w:rPr>
                          <w:sz w:val="24"/>
                          <w:lang w:val="vi-VN"/>
                        </w:rPr>
                      </w:pPr>
                      <w:r w:rsidRPr="008F1385">
                        <w:rPr>
                          <w:sz w:val="24"/>
                          <w:lang w:val="vi-VN"/>
                        </w:rPr>
                        <w:t>Lựa chọn loại phương tiện</w:t>
                      </w:r>
                    </w:p>
                  </w:txbxContent>
                </v:textbox>
                <o:callout v:ext="edit" minusy="t"/>
                <w10:wrap anchorx="margin"/>
              </v:shape>
            </w:pict>
          </mc:Fallback>
        </mc:AlternateContent>
      </w:r>
      <w:r w:rsidR="008F1385">
        <w:rPr>
          <w:noProof/>
        </w:rPr>
        <w:drawing>
          <wp:inline distT="0" distB="0" distL="0" distR="0" wp14:anchorId="7FA462EB" wp14:editId="22B735A2">
            <wp:extent cx="2013068" cy="3578788"/>
            <wp:effectExtent l="0" t="0" r="6350" b="317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noFill/>
                    </a:ln>
                  </pic:spPr>
                </pic:pic>
              </a:graphicData>
            </a:graphic>
          </wp:inline>
        </w:drawing>
      </w:r>
    </w:p>
    <w:p w14:paraId="6AFFC23B" w14:textId="0F0514D3" w:rsidR="00A72E3B" w:rsidRDefault="00297AC0" w:rsidP="00297AC0">
      <w:pPr>
        <w:jc w:val="left"/>
        <w:rPr>
          <w:lang w:val="vi-VN"/>
        </w:rPr>
      </w:pPr>
      <w:r>
        <w:rPr>
          <w:lang w:val="vi-VN"/>
        </w:rPr>
        <w:t>Với giao diện màn hình gọi xe, khác hàng có thể theo dõi số lượng các tài xế xung quanh khu vự hiện tại của minh, chọn loại phương tiện vận chuyển theo yêu cầu. Tạo hành trình với điểm xuất phát và các điểm dừng. Tối ưu hóa lại đường đi với chức năng tối ưu hóa hành trình và thưucj hiện yêu cầu gọi xe.</w:t>
      </w:r>
    </w:p>
    <w:p w14:paraId="50FC906F" w14:textId="5DFC1862" w:rsidR="00245943" w:rsidRDefault="00245943" w:rsidP="00245943">
      <w:pPr>
        <w:pStyle w:val="u4"/>
        <w:rPr>
          <w:lang w:val="vi-VN"/>
        </w:rPr>
      </w:pPr>
      <w:r>
        <w:rPr>
          <w:lang w:val="vi-VN"/>
        </w:rPr>
        <w:lastRenderedPageBreak/>
        <w:t>Giao diện  màn hình nhận yêu cầu gọi xe của tài xế</w:t>
      </w:r>
    </w:p>
    <w:p w14:paraId="294F3B73" w14:textId="105241CE" w:rsidR="00245943" w:rsidRPr="00245943" w:rsidRDefault="00ED6AA4" w:rsidP="00245943">
      <w:pPr>
        <w:jc w:val="center"/>
        <w:rPr>
          <w:lang w:val="vi-VN"/>
        </w:rPr>
      </w:pPr>
      <w:r>
        <w:rPr>
          <w:noProof/>
        </w:rPr>
        <mc:AlternateContent>
          <mc:Choice Requires="wps">
            <w:drawing>
              <wp:anchor distT="0" distB="0" distL="114300" distR="114300" simplePos="0" relativeHeight="251681280" behindDoc="0" locked="0" layoutInCell="1" allowOverlap="1" wp14:anchorId="15C1E2FC" wp14:editId="048A046B">
                <wp:simplePos x="0" y="0"/>
                <wp:positionH relativeFrom="column">
                  <wp:posOffset>4162425</wp:posOffset>
                </wp:positionH>
                <wp:positionV relativeFrom="paragraph">
                  <wp:posOffset>1170940</wp:posOffset>
                </wp:positionV>
                <wp:extent cx="1282700" cy="787400"/>
                <wp:effectExtent l="1371600" t="0" r="12700" b="12700"/>
                <wp:wrapNone/>
                <wp:docPr id="75" name="Hộp chú thích: Đường Cong 75"/>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94928"/>
                            <a:gd name="adj6" fmla="val -1068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39D29" w14:textId="35345F04" w:rsidR="00ED6AA4" w:rsidRPr="00ED6AA4" w:rsidRDefault="00ED6AA4" w:rsidP="00ED6AA4">
                            <w:pPr>
                              <w:jc w:val="center"/>
                              <w:rPr>
                                <w:sz w:val="24"/>
                                <w:lang w:val="vi-VN"/>
                              </w:rPr>
                            </w:pPr>
                            <w:r>
                              <w:rPr>
                                <w:sz w:val="24"/>
                                <w:lang w:val="vi-VN"/>
                              </w:rPr>
                              <w:t>Vị trí hiện tại cảu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1E2F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Hộp chú thích: Đường Cong 75" o:spid="_x0000_s1034" type="#_x0000_t48" style="position:absolute;left:0;text-align:left;margin-left:327.75pt;margin-top:92.2pt;width:101pt;height:6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" adj="-23070,20504" fillcolor="#4472c4 [3204]" strokecolor="#1f3763 [1604]" strokeweight="1pt">
                <v:textbox>
                  <w:txbxContent>
                    <w:p w14:paraId="01939D29" w14:textId="35345F04" w:rsidR="00ED6AA4" w:rsidRPr="00ED6AA4" w:rsidRDefault="00ED6AA4" w:rsidP="00ED6AA4">
                      <w:pPr>
                        <w:jc w:val="center"/>
                        <w:rPr>
                          <w:sz w:val="24"/>
                          <w:lang w:val="vi-VN"/>
                        </w:rPr>
                      </w:pPr>
                      <w:r>
                        <w:rPr>
                          <w:sz w:val="24"/>
                          <w:lang w:val="vi-VN"/>
                        </w:rPr>
                        <w:t>Vị trí hiện tại cảu tài xế</w:t>
                      </w:r>
                    </w:p>
                  </w:txbxContent>
                </v:textbox>
                <o:callout v:ext="edit" minusy="t"/>
              </v:shape>
            </w:pict>
          </mc:Fallback>
        </mc:AlternateContent>
      </w:r>
      <w:r>
        <w:rPr>
          <w:noProof/>
        </w:rPr>
        <mc:AlternateContent>
          <mc:Choice Requires="wps">
            <w:drawing>
              <wp:anchor distT="0" distB="0" distL="114300" distR="114300" simplePos="0" relativeHeight="251679232" behindDoc="0" locked="0" layoutInCell="1" allowOverlap="1" wp14:anchorId="13B5A5EB" wp14:editId="63ECE18F">
                <wp:simplePos x="0" y="0"/>
                <wp:positionH relativeFrom="column">
                  <wp:posOffset>187325</wp:posOffset>
                </wp:positionH>
                <wp:positionV relativeFrom="paragraph">
                  <wp:posOffset>1259840</wp:posOffset>
                </wp:positionV>
                <wp:extent cx="1282700" cy="787400"/>
                <wp:effectExtent l="0" t="0" r="812800" b="12700"/>
                <wp:wrapNone/>
                <wp:docPr id="73" name="Hộp chú thích: Đường Cong 73"/>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51379"/>
                            <a:gd name="adj6" fmla="val 162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594C7" w14:textId="36C8582C" w:rsidR="00ED6AA4" w:rsidRPr="00ED6AA4" w:rsidRDefault="00ED6AA4" w:rsidP="00ED6AA4">
                            <w:pPr>
                              <w:jc w:val="center"/>
                              <w:rPr>
                                <w:sz w:val="24"/>
                                <w:lang w:val="vi-VN"/>
                              </w:rPr>
                            </w:pPr>
                            <w:r>
                              <w:rPr>
                                <w:sz w:val="24"/>
                                <w:lang w:val="vi-VN"/>
                              </w:rPr>
                              <w:t>Bản đồ hoạt động của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A5EB" id="Hộp chú thích: Đường Cong 73" o:spid="_x0000_s1035" type="#_x0000_t48" style="position:absolute;left:0;text-align:left;margin-left:14.75pt;margin-top:99.2pt;width:101pt;height:6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" adj="35207,11098,23774,,22046,5443" fillcolor="#4472c4 [3204]" strokecolor="#1f3763 [1604]" strokeweight="1pt">
                <v:textbox>
                  <w:txbxContent>
                    <w:p w14:paraId="5D3594C7" w14:textId="36C8582C" w:rsidR="00ED6AA4" w:rsidRPr="00ED6AA4" w:rsidRDefault="00ED6AA4" w:rsidP="00ED6AA4">
                      <w:pPr>
                        <w:jc w:val="center"/>
                        <w:rPr>
                          <w:sz w:val="24"/>
                          <w:lang w:val="vi-VN"/>
                        </w:rPr>
                      </w:pPr>
                      <w:r>
                        <w:rPr>
                          <w:sz w:val="24"/>
                          <w:lang w:val="vi-VN"/>
                        </w:rPr>
                        <w:t>Bản đồ hoạt động của tài xế</w:t>
                      </w:r>
                    </w:p>
                  </w:txbxContent>
                </v:textbox>
                <o:callout v:ext="edit" minusx="t" minusy="t"/>
              </v:shape>
            </w:pict>
          </mc:Fallback>
        </mc:AlternateContent>
      </w:r>
      <w:r>
        <w:rPr>
          <w:noProof/>
        </w:rPr>
        <mc:AlternateContent>
          <mc:Choice Requires="wps">
            <w:drawing>
              <wp:anchor distT="0" distB="0" distL="114300" distR="114300" simplePos="0" relativeHeight="251677184" behindDoc="0" locked="0" layoutInCell="1" allowOverlap="1" wp14:anchorId="5314B2AB" wp14:editId="2C284931">
                <wp:simplePos x="0" y="0"/>
                <wp:positionH relativeFrom="column">
                  <wp:posOffset>206375</wp:posOffset>
                </wp:positionH>
                <wp:positionV relativeFrom="paragraph">
                  <wp:posOffset>85090</wp:posOffset>
                </wp:positionV>
                <wp:extent cx="1282700" cy="787400"/>
                <wp:effectExtent l="0" t="0" r="1212850" b="12700"/>
                <wp:wrapNone/>
                <wp:docPr id="72" name="Hộp chú thích: Đường Cong 72"/>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38476"/>
                            <a:gd name="adj6" fmla="val 19319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EEFE3" w14:textId="4809D03F" w:rsidR="00ED6AA4" w:rsidRPr="00ED6AA4" w:rsidRDefault="00ED6AA4" w:rsidP="00ED6AA4">
                            <w:pPr>
                              <w:jc w:val="center"/>
                              <w:rPr>
                                <w:sz w:val="24"/>
                                <w:lang w:val="vi-VN"/>
                              </w:rPr>
                            </w:pPr>
                            <w:r w:rsidRPr="00ED6AA4">
                              <w:rPr>
                                <w:sz w:val="24"/>
                                <w:lang w:val="vi-VN"/>
                              </w:rPr>
                              <w:t>Trạng thái hoạt động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B2AB" id="Hộp chú thích: Đường Cong 72" o:spid="_x0000_s1036" type="#_x0000_t48" style="position:absolute;left:0;text-align:left;margin-left:16.25pt;margin-top:6.7pt;width:101pt;height: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" adj="41730,8311,23774,,22046,5443" fillcolor="#4472c4 [3204]" strokecolor="#1f3763 [1604]" strokeweight="1pt">
                <v:textbox>
                  <w:txbxContent>
                    <w:p w14:paraId="63FEEFE3" w14:textId="4809D03F" w:rsidR="00ED6AA4" w:rsidRPr="00ED6AA4" w:rsidRDefault="00ED6AA4" w:rsidP="00ED6AA4">
                      <w:pPr>
                        <w:jc w:val="center"/>
                        <w:rPr>
                          <w:sz w:val="24"/>
                          <w:lang w:val="vi-VN"/>
                        </w:rPr>
                      </w:pPr>
                      <w:r w:rsidRPr="00ED6AA4">
                        <w:rPr>
                          <w:sz w:val="24"/>
                          <w:lang w:val="vi-VN"/>
                        </w:rPr>
                        <w:t>Trạng thái hoạt động hiện tại</w:t>
                      </w:r>
                    </w:p>
                  </w:txbxContent>
                </v:textbox>
                <o:callout v:ext="edit" minusx="t" minusy="t"/>
              </v:shape>
            </w:pict>
          </mc:Fallback>
        </mc:AlternateContent>
      </w:r>
      <w:r>
        <w:rPr>
          <w:noProof/>
        </w:rPr>
        <mc:AlternateContent>
          <mc:Choice Requires="wps">
            <w:drawing>
              <wp:anchor distT="0" distB="0" distL="114300" distR="114300" simplePos="0" relativeHeight="251675136" behindDoc="0" locked="0" layoutInCell="1" allowOverlap="1" wp14:anchorId="7FE12CEF" wp14:editId="5FB34825">
                <wp:simplePos x="0" y="0"/>
                <wp:positionH relativeFrom="column">
                  <wp:posOffset>4168775</wp:posOffset>
                </wp:positionH>
                <wp:positionV relativeFrom="paragraph">
                  <wp:posOffset>85090</wp:posOffset>
                </wp:positionV>
                <wp:extent cx="1282700" cy="787400"/>
                <wp:effectExtent l="571500" t="0" r="12700" b="12700"/>
                <wp:wrapNone/>
                <wp:docPr id="71" name="Hộp chú thích: Đường Cong 71"/>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37670"/>
                            <a:gd name="adj6" fmla="val -444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AE195" w14:textId="343568B6" w:rsidR="00ED6AA4" w:rsidRPr="00ED6AA4" w:rsidRDefault="00ED6AA4" w:rsidP="00ED6AA4">
                            <w:pPr>
                              <w:jc w:val="center"/>
                              <w:rPr>
                                <w:sz w:val="24"/>
                                <w:lang w:val="vi-VN"/>
                              </w:rPr>
                            </w:pPr>
                            <w:r w:rsidRPr="00ED6AA4">
                              <w:rPr>
                                <w:sz w:val="24"/>
                                <w:lang w:val="vi-VN"/>
                              </w:rPr>
                              <w:t>Kích hoạt trạng thái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2CEF" id="Hộp chú thích: Đường Cong 71" o:spid="_x0000_s1037" type="#_x0000_t48" style="position:absolute;left:0;text-align:left;margin-left:328.25pt;margin-top:6.7pt;width:101pt;height: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" adj="-9597,8137" fillcolor="#4472c4 [3204]" strokecolor="#1f3763 [1604]" strokeweight="1pt">
                <v:textbox>
                  <w:txbxContent>
                    <w:p w14:paraId="73FAE195" w14:textId="343568B6" w:rsidR="00ED6AA4" w:rsidRPr="00ED6AA4" w:rsidRDefault="00ED6AA4" w:rsidP="00ED6AA4">
                      <w:pPr>
                        <w:jc w:val="center"/>
                        <w:rPr>
                          <w:sz w:val="24"/>
                          <w:lang w:val="vi-VN"/>
                        </w:rPr>
                      </w:pPr>
                      <w:r w:rsidRPr="00ED6AA4">
                        <w:rPr>
                          <w:sz w:val="24"/>
                          <w:lang w:val="vi-VN"/>
                        </w:rPr>
                        <w:t>Kích hoạt trạng thái hoạt động</w:t>
                      </w:r>
                    </w:p>
                  </w:txbxContent>
                </v:textbox>
                <o:callout v:ext="edit" minusy="t"/>
              </v:shape>
            </w:pict>
          </mc:Fallback>
        </mc:AlternateContent>
      </w:r>
      <w:r w:rsidR="00245943">
        <w:rPr>
          <w:noProof/>
        </w:rPr>
        <w:drawing>
          <wp:inline distT="0" distB="0" distL="0" distR="0" wp14:anchorId="360DB12F" wp14:editId="2D1293A9">
            <wp:extent cx="2013068" cy="3578787"/>
            <wp:effectExtent l="0" t="0" r="6350" b="317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013068" cy="3578787"/>
                    </a:xfrm>
                    <a:prstGeom prst="rect">
                      <a:avLst/>
                    </a:prstGeom>
                    <a:noFill/>
                    <a:ln>
                      <a:noFill/>
                    </a:ln>
                  </pic:spPr>
                </pic:pic>
              </a:graphicData>
            </a:graphic>
          </wp:inline>
        </w:drawing>
      </w:r>
      <w:r w:rsidR="00245943">
        <w:rPr>
          <w:lang w:val="vi-VN"/>
        </w:rPr>
        <w:t xml:space="preserve">    </w:t>
      </w:r>
      <w:bookmarkStart w:id="90" w:name="_GoBack"/>
      <w:bookmarkEnd w:id="90"/>
    </w:p>
    <w:p w14:paraId="0307096B" w14:textId="77777777" w:rsidR="00921BAF" w:rsidRPr="00921BAF" w:rsidRDefault="00921BAF" w:rsidP="00921BAF">
      <w:pPr>
        <w:pStyle w:val="u2"/>
      </w:pPr>
      <w:bookmarkStart w:id="91" w:name="_Toc510882214"/>
      <w:bookmarkStart w:id="92" w:name="_Toc512713209"/>
      <w:r>
        <w:t>Kiểm thử</w:t>
      </w:r>
      <w:bookmarkEnd w:id="91"/>
      <w:bookmarkEnd w:id="92"/>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u2"/>
      </w:pPr>
      <w:bookmarkStart w:id="93" w:name="_Toc510882215"/>
      <w:bookmarkStart w:id="94" w:name="_Toc512713210"/>
      <w:r>
        <w:t>Triển khai</w:t>
      </w:r>
      <w:bookmarkEnd w:id="93"/>
      <w:bookmarkEnd w:id="94"/>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w:t>
      </w:r>
      <w:r w:rsidRPr="00C85011">
        <w:lastRenderedPageBreak/>
        <w:t xml:space="preserve">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u1"/>
        <w:framePr w:wrap="notBeside"/>
      </w:pPr>
      <w:bookmarkStart w:id="95" w:name="_Toc510882216"/>
      <w:bookmarkStart w:id="96" w:name="_Ref512428104"/>
      <w:bookmarkStart w:id="97" w:name="_Ref512461958"/>
      <w:bookmarkStart w:id="98" w:name="_Ref512461966"/>
      <w:bookmarkStart w:id="99" w:name="_Toc512713211"/>
      <w:r>
        <w:lastRenderedPageBreak/>
        <w:t>Các giải pháp và đóng góp nổi bật</w:t>
      </w:r>
      <w:bookmarkEnd w:id="95"/>
      <w:bookmarkEnd w:id="96"/>
      <w:bookmarkEnd w:id="97"/>
      <w:bookmarkEnd w:id="98"/>
      <w:bookmarkEnd w:id="99"/>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4C418FD9"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80FFD">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6481035E"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sinh viên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sinh viên sẽ chỉ mô tả ngắn gọn </w:t>
      </w:r>
      <w:r w:rsidRPr="00A2369E">
        <w:rPr>
          <w:lang w:val="vi-VN"/>
        </w:rPr>
        <w:lastRenderedPageBreak/>
        <w:t xml:space="preserve">kiến trúc đó 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376FB9A0" w:rsidR="009B4D6C" w:rsidRDefault="009B4D6C" w:rsidP="00AD1BD8">
      <w:pPr>
        <w:pStyle w:val="u1"/>
        <w:framePr w:w="7699" w:wrap="notBeside" w:y="-7"/>
        <w:rPr>
          <w:lang w:val="vi-VN"/>
        </w:rPr>
      </w:pPr>
      <w:bookmarkStart w:id="100" w:name="_Toc510882217"/>
      <w:bookmarkStart w:id="101" w:name="_Toc512713212"/>
      <w:r w:rsidRPr="00230F73">
        <w:rPr>
          <w:lang w:val="vi-VN"/>
        </w:rPr>
        <w:lastRenderedPageBreak/>
        <w:t>Kết luận và hướng phát triển</w:t>
      </w:r>
      <w:bookmarkEnd w:id="100"/>
      <w:bookmarkEnd w:id="101"/>
    </w:p>
    <w:p w14:paraId="5430FEB3" w14:textId="7B32792D" w:rsidR="008A6633" w:rsidRPr="008A6633" w:rsidRDefault="008A6633" w:rsidP="008A6633">
      <w:pPr>
        <w:rPr>
          <w:lang w:val="vi-VN"/>
        </w:rPr>
      </w:pPr>
      <w:r w:rsidRPr="008A6633">
        <w:rPr>
          <w:lang w:val="vi-VN"/>
        </w:rPr>
        <w:t>Trong phần này em sẽ tổng kết lại những gì đồ án đã đạt được, chưa đạt được và hướng phát triển tương lai cho hệ thống.</w:t>
      </w:r>
    </w:p>
    <w:p w14:paraId="564ED730" w14:textId="77777777" w:rsidR="00D6037E" w:rsidRDefault="00D6037E" w:rsidP="00D6037E">
      <w:pPr>
        <w:pStyle w:val="u2"/>
      </w:pPr>
      <w:bookmarkStart w:id="102" w:name="_Toc510882218"/>
      <w:bookmarkStart w:id="103" w:name="_Toc512713213"/>
      <w:r>
        <w:t>Kết luận</w:t>
      </w:r>
      <w:bookmarkEnd w:id="102"/>
      <w:bookmarkEnd w:id="103"/>
    </w:p>
    <w:p w14:paraId="25BB3FAC" w14:textId="5D0D482A" w:rsidR="008A6633" w:rsidRDefault="008A6633" w:rsidP="008A6633">
      <w:pPr>
        <w:rPr>
          <w:lang w:val="vi-VN"/>
        </w:rPr>
      </w:pPr>
      <w:r>
        <w:rPr>
          <w:lang w:val="vi-VN"/>
        </w:rPr>
        <w:t xml:space="preserve">Qua </w:t>
      </w:r>
      <w:r w:rsidR="006D4B34">
        <w:rPr>
          <w:lang w:val="vi-VN"/>
        </w:rPr>
        <w:t>quá trình thực</w:t>
      </w:r>
      <w:r>
        <w:rPr>
          <w:lang w:val="vi-VN"/>
        </w:rPr>
        <w:t xml:space="preserve"> hiện </w:t>
      </w:r>
      <w:r w:rsidR="008721D0">
        <w:rPr>
          <w:lang w:val="vi-VN"/>
        </w:rPr>
        <w:t>ĐATN</w:t>
      </w:r>
      <w:r w:rsidRPr="008A6633">
        <w:rPr>
          <w:lang w:val="vi-VN"/>
        </w:rPr>
        <w:t xml:space="preserve"> </w:t>
      </w:r>
      <w:r>
        <w:rPr>
          <w:lang w:val="vi-VN"/>
        </w:rPr>
        <w:t xml:space="preserve">em </w:t>
      </w:r>
      <w:r w:rsidRPr="008A6633">
        <w:rPr>
          <w:lang w:val="vi-VN"/>
        </w:rPr>
        <w:t>đã thu được các kết quả sau:</w:t>
      </w:r>
    </w:p>
    <w:p w14:paraId="619660A7" w14:textId="3CC5CAE0" w:rsidR="00481A94" w:rsidRPr="00481A94" w:rsidRDefault="00481A94" w:rsidP="00481A94">
      <w:pPr>
        <w:pStyle w:val="oancuaDanhsach"/>
        <w:numPr>
          <w:ilvl w:val="0"/>
          <w:numId w:val="27"/>
        </w:numPr>
        <w:rPr>
          <w:lang w:val="vi-VN"/>
        </w:rPr>
      </w:pPr>
      <w:r>
        <w:rPr>
          <w:lang w:val="vi-VN"/>
        </w:rPr>
        <w:t>Xây dựng thành công ứng dụng Gọi xe chuyển hàng Online với đầy đủ các chức năng cơ bản đã đặt ra, tích hợp vào một số tính năng mới giúp giải quyết các vấn đề còn tồn đọng so với các ứng dụng khác trên thị trường như chức năng phân loại xe, chuyển hàng tiết kiệm, tối ưu hóa đường đi, …</w:t>
      </w:r>
    </w:p>
    <w:p w14:paraId="1B867D08" w14:textId="6216999A" w:rsidR="008A6633" w:rsidRPr="00694C6F" w:rsidRDefault="008A6633" w:rsidP="00694C6F">
      <w:pPr>
        <w:pStyle w:val="oancuaDanhsach"/>
        <w:numPr>
          <w:ilvl w:val="0"/>
          <w:numId w:val="27"/>
        </w:numPr>
        <w:rPr>
          <w:lang w:val="vi-VN"/>
        </w:rPr>
      </w:pPr>
      <w:r w:rsidRPr="00694C6F">
        <w:rPr>
          <w:lang w:val="vi-VN"/>
        </w:rPr>
        <w:t xml:space="preserve">Tìm hiểu và làm chủ được một số công nghệ quan trọng trong việc lập trình ứng dụng cho thiết bị di động hiện nay: </w:t>
      </w:r>
    </w:p>
    <w:p w14:paraId="117763B1" w14:textId="58FBD68D" w:rsidR="008A6633" w:rsidRPr="00694C6F" w:rsidRDefault="008A6633" w:rsidP="00694C6F">
      <w:pPr>
        <w:pStyle w:val="oancuaDanhsach"/>
        <w:numPr>
          <w:ilvl w:val="0"/>
          <w:numId w:val="33"/>
        </w:numPr>
        <w:rPr>
          <w:lang w:val="vi-VN"/>
        </w:rPr>
      </w:pPr>
      <w:r w:rsidRPr="00694C6F">
        <w:rPr>
          <w:lang w:val="vi-VN"/>
        </w:rPr>
        <w:t>Tìm hiểu và nắm được các kiến thức cơ bản về các dịch vụ mà Google cung</w:t>
      </w:r>
      <w:r w:rsidR="0050408D">
        <w:rPr>
          <w:lang w:val="vi-VN"/>
        </w:rPr>
        <w:t xml:space="preserve"> cấp: Google Maps API, Firebase.</w:t>
      </w:r>
    </w:p>
    <w:p w14:paraId="67153F76" w14:textId="07FEB2DE" w:rsidR="008A6633" w:rsidRPr="00694C6F" w:rsidRDefault="008A6633" w:rsidP="00694C6F">
      <w:pPr>
        <w:pStyle w:val="oancuaDanhsach"/>
        <w:numPr>
          <w:ilvl w:val="0"/>
          <w:numId w:val="33"/>
        </w:numPr>
        <w:rPr>
          <w:lang w:val="vi-VN"/>
        </w:rPr>
      </w:pPr>
      <w:r w:rsidRPr="00694C6F">
        <w:rPr>
          <w:lang w:val="vi-VN"/>
        </w:rPr>
        <w:t xml:space="preserve">Nắm được những kiến thức cơ bản về lập trình trên nền tảng Android </w:t>
      </w:r>
    </w:p>
    <w:p w14:paraId="50E79252" w14:textId="31C6A543" w:rsidR="00D54D3A" w:rsidRPr="00694C6F" w:rsidRDefault="008A6633" w:rsidP="00694C6F">
      <w:pPr>
        <w:pStyle w:val="oancuaDanhsach"/>
        <w:numPr>
          <w:ilvl w:val="0"/>
          <w:numId w:val="33"/>
        </w:numPr>
        <w:rPr>
          <w:lang w:val="vi-VN"/>
        </w:rPr>
      </w:pPr>
      <w:r w:rsidRPr="00694C6F">
        <w:rPr>
          <w:lang w:val="vi-VN"/>
        </w:rPr>
        <w:t>Cũng cố kiến thức về phân tích, thiết kế và phát triển phần mềm, hệ thống.</w:t>
      </w:r>
      <w:r w:rsidR="006B6F9D" w:rsidRPr="00694C6F">
        <w:rPr>
          <w:lang w:val="vi-VN"/>
        </w:rPr>
        <w:t>.</w:t>
      </w:r>
    </w:p>
    <w:p w14:paraId="5EE53412" w14:textId="10F93B0B" w:rsidR="00D6037E" w:rsidRDefault="00D6037E" w:rsidP="00D6037E">
      <w:pPr>
        <w:pStyle w:val="u2"/>
      </w:pPr>
      <w:bookmarkStart w:id="104" w:name="_Toc510882219"/>
      <w:bookmarkStart w:id="105" w:name="_Toc512713214"/>
      <w:r>
        <w:lastRenderedPageBreak/>
        <w:t>Hướng phát triển</w:t>
      </w:r>
      <w:bookmarkEnd w:id="104"/>
      <w:bookmarkEnd w:id="105"/>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06" w:name="_Toc510882220"/>
      <w:bookmarkStart w:id="107" w:name="_Toc512713215"/>
      <w:r>
        <w:lastRenderedPageBreak/>
        <w:t>Tài liệu tham khảo</w:t>
      </w:r>
      <w:bookmarkEnd w:id="106"/>
      <w:bookmarkEnd w:id="107"/>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77777777"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795817">
        <w:t>:</w:t>
      </w:r>
    </w:p>
    <w:p w14:paraId="1ADC1BE5" w14:textId="77777777" w:rsidR="00130595" w:rsidRDefault="00130595" w:rsidP="00130595">
      <w:r>
        <w:t xml:space="preserve">* </w:t>
      </w:r>
      <w:r w:rsidRPr="00795817">
        <w:rPr>
          <w:b/>
        </w:rPr>
        <w:t>Bài báo đăng trên tạp chí khoa học</w:t>
      </w:r>
      <w:r>
        <w:t>: Tên tác giả, tên bài báo, tên tạp chí, volume, từ trang đến trang (nếu có), nhà xuất bản, năm xuất bản.</w:t>
      </w:r>
    </w:p>
    <w:p w14:paraId="0926D193" w14:textId="77777777" w:rsidR="00130595" w:rsidRDefault="00130595" w:rsidP="00756F5F">
      <w:pPr>
        <w:pStyle w:val="TLTK"/>
      </w:pPr>
      <w:bookmarkStart w:id="108" w:name="_Ref510859830"/>
      <w:r>
        <w:t>Hovy E</w:t>
      </w:r>
      <w:r w:rsidR="00795817">
        <w:t>. H.</w:t>
      </w:r>
      <w:r>
        <w:t>, Automated Discourse Generation Using Discourse Structure Relations, Artificial Intelligence, Elsevier Science Publishers, 63: 341-385, 1993.</w:t>
      </w:r>
      <w:bookmarkEnd w:id="108"/>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109" w:name="_Ref510859949"/>
      <w:r>
        <w:t>Peterson L. L. and Davie B. S. , Computer Networks: A Systems Approach, 2nd ed., Mogran-Kaufmann, 1999.</w:t>
      </w:r>
      <w:bookmarkEnd w:id="109"/>
      <w:r>
        <w:t xml:space="preserve"> </w:t>
      </w:r>
    </w:p>
    <w:p w14:paraId="76E53042" w14:textId="77777777" w:rsidR="00130595" w:rsidRDefault="00130595" w:rsidP="00756F5F">
      <w:pPr>
        <w:pStyle w:val="TLTK"/>
      </w:pPr>
      <w:bookmarkStart w:id="110" w:name="_Ref510859912"/>
      <w:r>
        <w:t>Nguyễn Thúc Hải, Mạng máy tính và các hệ thống mở, Nhà xuất bản giáo dục, 1999.</w:t>
      </w:r>
      <w:bookmarkEnd w:id="110"/>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111" w:name="_Ref510859926"/>
      <w:r>
        <w:lastRenderedPageBreak/>
        <w:t>Poesio M. and Di Eugenio B., Discourse Structure and Anaphoric Accessibility, In Proc. of the ESSLLI Workshop on Information Structure, Discourse Structure and Discourse Semantics, Helsinki, 2001.</w:t>
      </w:r>
      <w:bookmarkEnd w:id="111"/>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Tài liệu tham khảo từ Internet</w:t>
      </w:r>
      <w:r>
        <w:t xml:space="preserve"> : Tên tác giả (nếu có), tựa đề, cơ quan (nếu có), địa chỉ trang web, thời gian lần cuối truy cập trang web. </w:t>
      </w:r>
    </w:p>
    <w:p w14:paraId="39F0B13B" w14:textId="77777777" w:rsidR="00130595" w:rsidRDefault="00130595" w:rsidP="00756F5F">
      <w:pPr>
        <w:pStyle w:val="TLTK"/>
      </w:pPr>
      <w:bookmarkStart w:id="112" w:name="_Ref510826054"/>
      <w:r>
        <w:t>Berners-Lee T., Hypertext Tran</w:t>
      </w:r>
      <w:r w:rsidR="00795817">
        <w:t xml:space="preserve">sfer Protocol (HTTP), CERN, </w:t>
      </w:r>
      <w:r>
        <w:t>ftp:/info.cern.ch/pub/www/doc/http-spec.txt.Z, last visited May 2010.</w:t>
      </w:r>
      <w:bookmarkEnd w:id="112"/>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60"/>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u1"/>
        <w:framePr w:wrap="notBeside"/>
        <w:numPr>
          <w:ilvl w:val="0"/>
          <w:numId w:val="0"/>
        </w:numPr>
      </w:pPr>
      <w:bookmarkStart w:id="113" w:name="_Toc510882221"/>
      <w:bookmarkStart w:id="114" w:name="_Toc512713216"/>
      <w:r>
        <w:lastRenderedPageBreak/>
        <w:t>Phụ lục</w:t>
      </w:r>
      <w:bookmarkEnd w:id="113"/>
      <w:bookmarkEnd w:id="114"/>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u7"/>
      </w:pPr>
      <w:bookmarkStart w:id="115" w:name="_Ref510900539"/>
      <w:bookmarkStart w:id="116" w:name="_Ref510900575"/>
      <w:bookmarkStart w:id="117" w:name="_Ref510900612"/>
      <w:bookmarkStart w:id="118" w:name="_Ref510900644"/>
      <w:bookmarkStart w:id="119" w:name="_Ref510900720"/>
      <w:bookmarkStart w:id="120" w:name="_Ref510900746"/>
      <w:bookmarkStart w:id="121" w:name="_Ref510900761"/>
      <w:bookmarkStart w:id="122" w:name="_Ref510900765"/>
      <w:bookmarkStart w:id="123" w:name="_Ref510900789"/>
      <w:bookmarkStart w:id="124" w:name="_Ref510900941"/>
      <w:bookmarkStart w:id="125" w:name="_Toc512713217"/>
      <w:r>
        <w:t xml:space="preserve">Hướng dẫn </w:t>
      </w:r>
      <w:r w:rsidRPr="00F34C03">
        <w:t>viết</w:t>
      </w:r>
      <w:r>
        <w:t xml:space="preserve"> </w:t>
      </w:r>
      <w:r w:rsidR="000C5CD6">
        <w:t xml:space="preserve">đồ </w:t>
      </w:r>
      <w:r w:rsidR="000C5CD6" w:rsidRPr="00F34C03">
        <w:t>án</w:t>
      </w:r>
      <w:r w:rsidR="000C5CD6">
        <w:t xml:space="preserve"> tốt nghiệp</w:t>
      </w:r>
      <w:bookmarkEnd w:id="115"/>
      <w:bookmarkEnd w:id="116"/>
      <w:bookmarkEnd w:id="117"/>
      <w:bookmarkEnd w:id="118"/>
      <w:bookmarkEnd w:id="119"/>
      <w:bookmarkEnd w:id="120"/>
      <w:bookmarkEnd w:id="121"/>
      <w:bookmarkEnd w:id="122"/>
      <w:bookmarkEnd w:id="123"/>
      <w:bookmarkEnd w:id="124"/>
      <w:bookmarkEnd w:id="125"/>
    </w:p>
    <w:p w14:paraId="6F32EA00" w14:textId="77777777" w:rsidR="00AD7CF9" w:rsidRDefault="00AD7CF9" w:rsidP="00F34C03">
      <w:pPr>
        <w:pStyle w:val="u8"/>
      </w:pPr>
      <w:bookmarkStart w:id="126" w:name="_Ref510900821"/>
      <w:bookmarkStart w:id="127" w:name="_Ref510900913"/>
      <w:bookmarkStart w:id="128" w:name="_Toc512713218"/>
      <w:r>
        <w:t>Quy định chung</w:t>
      </w:r>
      <w:bookmarkEnd w:id="126"/>
      <w:bookmarkEnd w:id="127"/>
      <w:bookmarkEnd w:id="128"/>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61808AC2" w:rsidR="007E6CE3" w:rsidRDefault="007E6CE3" w:rsidP="00A4396D">
      <w:pPr>
        <w:pStyle w:val="oancuaDanhsach"/>
        <w:numPr>
          <w:ilvl w:val="0"/>
          <w:numId w:val="4"/>
        </w:numPr>
      </w:pPr>
      <w:r>
        <w:t>Đây là mục 1</w:t>
      </w:r>
      <w:r w:rsidR="00D80098">
        <w:t xml:space="preserve"> – </w:t>
      </w:r>
      <w:r>
        <w:t xml:space="preserve">Thực sự không còn cách nào khác </w:t>
      </w:r>
      <w:r w:rsidR="008D7318">
        <w:t>em</w:t>
      </w:r>
      <w:r>
        <w:t xml:space="preserve"> </w:t>
      </w:r>
      <w:r w:rsidR="008A671E">
        <w:t>mới dùng đến b</w:t>
      </w:r>
      <w:r>
        <w:t>ullet trong báo cáo.</w:t>
      </w:r>
    </w:p>
    <w:p w14:paraId="5618C5EA" w14:textId="6DC1AA5E" w:rsidR="007E6CE3" w:rsidRDefault="00D80098" w:rsidP="00A4396D">
      <w:pPr>
        <w:pStyle w:val="oancuaDanhsach"/>
        <w:numPr>
          <w:ilvl w:val="0"/>
          <w:numId w:val="4"/>
        </w:numPr>
      </w:pPr>
      <w:r>
        <w:t xml:space="preserve">Đây là mục 2 – </w:t>
      </w:r>
      <w:r w:rsidR="007E6CE3">
        <w:t xml:space="preserve">Nghĩ lại thì </w:t>
      </w:r>
      <w:r w:rsidR="008D7318">
        <w:t>em</w:t>
      </w:r>
      <w:r w:rsidR="007E6CE3">
        <w:t xml:space="preserve"> </w:t>
      </w:r>
      <w:r w:rsidR="0055239C">
        <w:t xml:space="preserve">có thể </w:t>
      </w:r>
      <w:r w:rsidR="007E6CE3">
        <w:t xml:space="preserve">không cần dùng </w:t>
      </w:r>
      <w:r w:rsidR="008A671E">
        <w:t>b</w:t>
      </w:r>
      <w:r w:rsidR="007E6CE3">
        <w:t>ullet cũng được</w:t>
      </w:r>
      <w:r w:rsidR="000A12A3">
        <w:t xml:space="preserve">. Nên </w:t>
      </w:r>
      <w:r w:rsidR="008D7318">
        <w:t>em</w:t>
      </w:r>
      <w:r w:rsidR="000A12A3">
        <w:t xml:space="preserve"> sẽ </w:t>
      </w:r>
      <w:r w:rsidR="00003E1F">
        <w:t>xóa b</w:t>
      </w:r>
      <w:r w:rsidR="00313FE2">
        <w:t xml:space="preserve">ullet và </w:t>
      </w:r>
      <w:r w:rsidR="000A12A3">
        <w:t xml:space="preserve">tổ chức lại hai mục này trong báo cáo của mình cho khoa học hơn. </w:t>
      </w:r>
      <w:r w:rsidR="008D7318">
        <w:t>Em</w:t>
      </w:r>
      <w:r w:rsidR="001E60FF">
        <w:t xml:space="preserve">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w:t>
      </w:r>
      <w:r w:rsidR="008D7318">
        <w:t>em</w:t>
      </w:r>
      <w:r w:rsidR="001E60FF">
        <w:t xml:space="preserve">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u8"/>
      </w:pPr>
      <w:bookmarkStart w:id="129" w:name="_Toc512713219"/>
      <w:r>
        <w:t>Tạo đề mục</w:t>
      </w:r>
      <w:bookmarkEnd w:id="129"/>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u8"/>
      </w:pPr>
      <w:bookmarkStart w:id="130" w:name="_Ref510900730"/>
      <w:bookmarkStart w:id="131" w:name="_Ref510900844"/>
      <w:bookmarkStart w:id="132" w:name="_Toc512713220"/>
      <w:r>
        <w:t>Bảng biểu</w:t>
      </w:r>
      <w:bookmarkEnd w:id="130"/>
      <w:bookmarkEnd w:id="131"/>
      <w:bookmarkEnd w:id="132"/>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12A255F4"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80FFD" w:rsidRPr="00880FFD">
        <w:t xml:space="preserve">Bảng </w:t>
      </w:r>
      <w:r w:rsidR="00880FFD" w:rsidRPr="00880FFD">
        <w:rPr>
          <w:noProof/>
        </w:rPr>
        <w:t>2</w:t>
      </w:r>
      <w:r w:rsidR="00A9106F" w:rsidRPr="006864E5">
        <w:fldChar w:fldCharType="end"/>
      </w:r>
      <w:r w:rsidRPr="006864E5">
        <w:t>.</w:t>
      </w:r>
    </w:p>
    <w:p w14:paraId="02D65C35" w14:textId="3C6A4AAC" w:rsidR="00837F7E" w:rsidRDefault="00837F7E" w:rsidP="00837F7E">
      <w:pPr>
        <w:pStyle w:val="Chuthich"/>
        <w:keepNext/>
      </w:pPr>
      <w:bookmarkStart w:id="133" w:name="_Ref510865676"/>
      <w:bookmarkStart w:id="134" w:name="_Ref510866109"/>
      <w:bookmarkStart w:id="135" w:name="_Toc512675507"/>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80FFD">
        <w:rPr>
          <w:b/>
          <w:noProof/>
        </w:rPr>
        <w:t>2</w:t>
      </w:r>
      <w:r w:rsidRPr="00601E7A">
        <w:rPr>
          <w:b/>
        </w:rPr>
        <w:fldChar w:fldCharType="end"/>
      </w:r>
      <w:bookmarkEnd w:id="133"/>
      <w:r>
        <w:t xml:space="preserve"> Ví dụ sử dụng bảng</w:t>
      </w:r>
      <w:bookmarkEnd w:id="134"/>
      <w:bookmarkEnd w:id="135"/>
    </w:p>
    <w:p w14:paraId="749BFE5F" w14:textId="77777777" w:rsidR="00837F7E" w:rsidRPr="00A9106F" w:rsidRDefault="00837F7E" w:rsidP="00837F7E">
      <w:pPr>
        <w:rPr>
          <w:sz w:val="24"/>
        </w:rPr>
      </w:pPr>
      <w:r w:rsidRPr="00A9106F">
        <w:rPr>
          <w:sz w:val="24"/>
        </w:rPr>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sz w:val="24"/>
              </w:rPr>
            </w:pPr>
            <w:r w:rsidRPr="005A5649">
              <w:rPr>
                <w:rFonts w:eastAsia="Calibri"/>
                <w:b/>
                <w:bCs/>
                <w:sz w:val="24"/>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sz w:val="24"/>
              </w:rPr>
            </w:pPr>
            <w:r w:rsidRPr="005A5649">
              <w:rPr>
                <w:rFonts w:eastAsia="Calibri"/>
                <w:b/>
                <w:bCs/>
                <w:sz w:val="24"/>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sz w:val="24"/>
              </w:rPr>
            </w:pPr>
            <w:r w:rsidRPr="005A5649">
              <w:rPr>
                <w:rFonts w:eastAsia="Calibri"/>
                <w:b/>
                <w:bCs/>
                <w:sz w:val="24"/>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sz w:val="24"/>
              </w:rPr>
            </w:pPr>
            <w:r w:rsidRPr="005A5649">
              <w:rPr>
                <w:rFonts w:eastAsia="Calibri"/>
                <w:b/>
                <w:bCs/>
                <w:sz w:val="24"/>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sz w:val="24"/>
              </w:rPr>
            </w:pPr>
            <w:r w:rsidRPr="005A5649">
              <w:rPr>
                <w:rFonts w:eastAsia="Calibri"/>
                <w:b/>
                <w:bCs/>
                <w:sz w:val="24"/>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sz w:val="24"/>
              </w:rPr>
            </w:pPr>
            <w:r w:rsidRPr="005A5649">
              <w:rPr>
                <w:rFonts w:eastAsia="Calibri"/>
                <w:b/>
                <w:bCs/>
                <w:sz w:val="24"/>
              </w:rPr>
              <w:t>HRG</w:t>
            </w:r>
          </w:p>
          <w:p w14:paraId="4F4F80D5" w14:textId="77777777" w:rsidR="00837F7E" w:rsidRPr="005A5649" w:rsidRDefault="00837F7E" w:rsidP="00A127AE">
            <w:pPr>
              <w:spacing w:line="240" w:lineRule="auto"/>
              <w:rPr>
                <w:rFonts w:eastAsia="Calibri"/>
                <w:b/>
                <w:bCs/>
                <w:sz w:val="24"/>
              </w:rPr>
            </w:pPr>
            <w:r w:rsidRPr="005A5649">
              <w:rPr>
                <w:rFonts w:eastAsia="Calibri"/>
                <w:b/>
                <w:bCs/>
                <w:sz w:val="24"/>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sz w:val="24"/>
              </w:rPr>
            </w:pPr>
            <w:r w:rsidRPr="005A5649">
              <w:rPr>
                <w:rFonts w:eastAsia="Calibri"/>
                <w:b/>
                <w:bCs/>
                <w:sz w:val="24"/>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sz w:val="24"/>
              </w:rPr>
            </w:pPr>
            <w:r w:rsidRPr="005A5649">
              <w:rPr>
                <w:rFonts w:eastAsia="Calibri"/>
                <w:sz w:val="24"/>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sz w:val="24"/>
              </w:rPr>
            </w:pPr>
            <w:r w:rsidRPr="005A5649">
              <w:rPr>
                <w:rFonts w:eastAsia="Calibri"/>
                <w:sz w:val="24"/>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sz w:val="24"/>
              </w:rPr>
            </w:pPr>
            <w:r w:rsidRPr="005A5649">
              <w:rPr>
                <w:rFonts w:eastAsia="Calibri"/>
                <w:sz w:val="24"/>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sz w:val="24"/>
              </w:rPr>
            </w:pPr>
            <w:r w:rsidRPr="005A5649">
              <w:rPr>
                <w:rFonts w:eastAsia="Calibri"/>
                <w:b/>
                <w:bCs/>
                <w:sz w:val="24"/>
              </w:rPr>
              <w:t>2</w:t>
            </w:r>
          </w:p>
        </w:tc>
        <w:tc>
          <w:tcPr>
            <w:tcW w:w="1499" w:type="dxa"/>
            <w:shd w:val="clear" w:color="auto" w:fill="auto"/>
          </w:tcPr>
          <w:p w14:paraId="2FBCD34E" w14:textId="77777777" w:rsidR="00837F7E" w:rsidRPr="005A5649" w:rsidRDefault="00837F7E" w:rsidP="00A127AE">
            <w:pPr>
              <w:spacing w:line="240" w:lineRule="auto"/>
              <w:rPr>
                <w:rFonts w:eastAsia="Calibri"/>
                <w:sz w:val="24"/>
              </w:rPr>
            </w:pPr>
            <w:r w:rsidRPr="005A5649">
              <w:rPr>
                <w:rFonts w:eastAsia="Calibri"/>
                <w:sz w:val="24"/>
              </w:rPr>
              <w:t>10.457</w:t>
            </w:r>
          </w:p>
        </w:tc>
        <w:tc>
          <w:tcPr>
            <w:tcW w:w="1499" w:type="dxa"/>
            <w:shd w:val="clear" w:color="auto" w:fill="auto"/>
          </w:tcPr>
          <w:p w14:paraId="7A032C8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shd w:val="clear" w:color="auto" w:fill="auto"/>
          </w:tcPr>
          <w:p w14:paraId="66D03C0A" w14:textId="77777777" w:rsidR="00837F7E" w:rsidRPr="005A5649" w:rsidRDefault="00837F7E" w:rsidP="00A127AE">
            <w:pPr>
              <w:spacing w:line="240" w:lineRule="auto"/>
              <w:rPr>
                <w:rFonts w:eastAsia="Calibri"/>
                <w:sz w:val="24"/>
              </w:rPr>
            </w:pPr>
            <w:r w:rsidRPr="005A5649">
              <w:rPr>
                <w:rFonts w:eastAsia="Calibri"/>
                <w:sz w:val="24"/>
              </w:rPr>
              <w:t>474</w:t>
            </w:r>
          </w:p>
        </w:tc>
        <w:tc>
          <w:tcPr>
            <w:tcW w:w="1699" w:type="dxa"/>
            <w:shd w:val="clear" w:color="auto" w:fill="auto"/>
          </w:tcPr>
          <w:p w14:paraId="5D9C355B" w14:textId="77777777" w:rsidR="00837F7E" w:rsidRPr="005A5649" w:rsidRDefault="00837F7E" w:rsidP="00A127AE">
            <w:pPr>
              <w:spacing w:line="240" w:lineRule="auto"/>
              <w:rPr>
                <w:rFonts w:eastAsia="Calibri"/>
                <w:sz w:val="24"/>
              </w:rPr>
            </w:pPr>
            <w:r w:rsidRPr="005A5649">
              <w:rPr>
                <w:rFonts w:eastAsia="Calibri"/>
                <w:sz w:val="24"/>
              </w:rPr>
              <w:t>1513</w:t>
            </w:r>
          </w:p>
        </w:tc>
        <w:tc>
          <w:tcPr>
            <w:tcW w:w="1451" w:type="dxa"/>
            <w:shd w:val="clear" w:color="auto" w:fill="auto"/>
          </w:tcPr>
          <w:p w14:paraId="4CB7C936"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sz w:val="24"/>
              </w:rPr>
            </w:pPr>
            <w:r w:rsidRPr="005A5649">
              <w:rPr>
                <w:rFonts w:eastAsia="Calibri"/>
                <w:b/>
                <w:bCs/>
                <w:sz w:val="24"/>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sz w:val="24"/>
              </w:rPr>
            </w:pPr>
            <w:r w:rsidRPr="005A5649">
              <w:rPr>
                <w:rFonts w:eastAsia="Calibri"/>
                <w:sz w:val="24"/>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sz w:val="24"/>
              </w:rPr>
            </w:pPr>
            <w:r w:rsidRPr="005A5649">
              <w:rPr>
                <w:rFonts w:eastAsia="Calibri"/>
                <w:sz w:val="24"/>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sz w:val="24"/>
              </w:rPr>
            </w:pPr>
            <w:r w:rsidRPr="005A5649">
              <w:rPr>
                <w:rFonts w:eastAsia="Calibri"/>
                <w:sz w:val="24"/>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sz w:val="24"/>
              </w:rPr>
            </w:pPr>
            <w:r w:rsidRPr="005A5649">
              <w:rPr>
                <w:rFonts w:eastAsia="Calibri"/>
                <w:sz w:val="24"/>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sz w:val="24"/>
              </w:rPr>
            </w:pPr>
            <w:r w:rsidRPr="005A5649">
              <w:rPr>
                <w:rFonts w:eastAsia="Calibri"/>
                <w:sz w:val="24"/>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sz w:val="24"/>
              </w:rPr>
            </w:pPr>
            <w:r w:rsidRPr="005A5649">
              <w:rPr>
                <w:rFonts w:eastAsia="Calibri"/>
                <w:b/>
                <w:bCs/>
                <w:sz w:val="24"/>
              </w:rPr>
              <w:t>4</w:t>
            </w:r>
          </w:p>
        </w:tc>
        <w:tc>
          <w:tcPr>
            <w:tcW w:w="1499" w:type="dxa"/>
            <w:shd w:val="clear" w:color="auto" w:fill="auto"/>
          </w:tcPr>
          <w:p w14:paraId="73C55A4A" w14:textId="77777777" w:rsidR="00837F7E" w:rsidRPr="005A5649" w:rsidRDefault="00837F7E" w:rsidP="00A127AE">
            <w:pPr>
              <w:spacing w:line="240" w:lineRule="auto"/>
              <w:rPr>
                <w:rFonts w:eastAsia="Calibri"/>
                <w:sz w:val="24"/>
              </w:rPr>
            </w:pPr>
            <w:r w:rsidRPr="005A5649">
              <w:rPr>
                <w:rFonts w:eastAsia="Calibri"/>
                <w:sz w:val="24"/>
              </w:rPr>
              <w:t>900</w:t>
            </w:r>
          </w:p>
        </w:tc>
        <w:tc>
          <w:tcPr>
            <w:tcW w:w="1499" w:type="dxa"/>
            <w:shd w:val="clear" w:color="auto" w:fill="auto"/>
          </w:tcPr>
          <w:p w14:paraId="7525CCC1" w14:textId="77777777" w:rsidR="00837F7E" w:rsidRPr="005A5649" w:rsidRDefault="00837F7E" w:rsidP="00A127AE">
            <w:pPr>
              <w:spacing w:line="240" w:lineRule="auto"/>
              <w:rPr>
                <w:rFonts w:eastAsia="Calibri"/>
                <w:sz w:val="24"/>
              </w:rPr>
            </w:pPr>
            <w:r w:rsidRPr="005A5649">
              <w:rPr>
                <w:rFonts w:eastAsia="Calibri"/>
                <w:sz w:val="24"/>
              </w:rPr>
              <w:t>599</w:t>
            </w:r>
          </w:p>
        </w:tc>
        <w:tc>
          <w:tcPr>
            <w:tcW w:w="1500" w:type="dxa"/>
            <w:shd w:val="clear" w:color="auto" w:fill="auto"/>
          </w:tcPr>
          <w:p w14:paraId="462CFC54" w14:textId="77777777" w:rsidR="00837F7E" w:rsidRPr="005A5649" w:rsidRDefault="00837F7E" w:rsidP="00A127AE">
            <w:pPr>
              <w:spacing w:line="240" w:lineRule="auto"/>
              <w:rPr>
                <w:rFonts w:eastAsia="Calibri"/>
                <w:sz w:val="24"/>
              </w:rPr>
            </w:pPr>
            <w:r w:rsidRPr="005A5649">
              <w:rPr>
                <w:rFonts w:eastAsia="Calibri"/>
                <w:sz w:val="24"/>
              </w:rPr>
              <w:t>145</w:t>
            </w:r>
          </w:p>
        </w:tc>
        <w:tc>
          <w:tcPr>
            <w:tcW w:w="1699" w:type="dxa"/>
            <w:shd w:val="clear" w:color="auto" w:fill="auto"/>
          </w:tcPr>
          <w:p w14:paraId="46D8F1DD" w14:textId="77777777" w:rsidR="00837F7E" w:rsidRPr="005A5649" w:rsidRDefault="00837F7E" w:rsidP="00A127AE">
            <w:pPr>
              <w:spacing w:line="240" w:lineRule="auto"/>
              <w:rPr>
                <w:rFonts w:eastAsia="Calibri"/>
                <w:sz w:val="24"/>
              </w:rPr>
            </w:pPr>
            <w:r w:rsidRPr="005A5649">
              <w:rPr>
                <w:rFonts w:eastAsia="Calibri"/>
                <w:sz w:val="24"/>
              </w:rPr>
              <w:t>405</w:t>
            </w:r>
          </w:p>
        </w:tc>
        <w:tc>
          <w:tcPr>
            <w:tcW w:w="1451" w:type="dxa"/>
            <w:shd w:val="clear" w:color="auto" w:fill="auto"/>
          </w:tcPr>
          <w:p w14:paraId="0BC392D7" w14:textId="77777777" w:rsidR="00837F7E" w:rsidRPr="005A5649" w:rsidRDefault="00837F7E" w:rsidP="00A127AE">
            <w:pPr>
              <w:spacing w:line="240" w:lineRule="auto"/>
              <w:rPr>
                <w:rFonts w:eastAsia="Calibri"/>
                <w:sz w:val="24"/>
              </w:rPr>
            </w:pPr>
            <w:r w:rsidRPr="005A5649">
              <w:rPr>
                <w:rFonts w:eastAsia="Calibri"/>
                <w:sz w:val="24"/>
              </w:rPr>
              <w:t>55,3</w:t>
            </w:r>
          </w:p>
        </w:tc>
      </w:tr>
    </w:tbl>
    <w:p w14:paraId="32D664FE" w14:textId="77777777" w:rsidR="00837F7E" w:rsidRDefault="00837F7E" w:rsidP="00062715"/>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7FEC5427" w:rsidR="00DF1F98" w:rsidRDefault="00DF1F98" w:rsidP="00062715">
      <w:r>
        <w:lastRenderedPageBreak/>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80FFD" w:rsidRPr="00601E7A">
        <w:rPr>
          <w:b/>
        </w:rPr>
        <w:t xml:space="preserve">Bảng </w:t>
      </w:r>
      <w:r w:rsidR="00880FFD">
        <w:rPr>
          <w:b/>
          <w:noProof/>
        </w:rPr>
        <w:t>2</w:t>
      </w:r>
      <w:r w:rsidR="00880FFD">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u8"/>
      </w:pPr>
      <w:bookmarkStart w:id="136" w:name="_Toc512713221"/>
      <w:r>
        <w:t xml:space="preserve">Hình </w:t>
      </w:r>
      <w:r w:rsidR="00263616">
        <w:t>vẽ</w:t>
      </w:r>
      <w:bookmarkEnd w:id="136"/>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FCE5DD3" w:rsidR="006910AB" w:rsidRPr="00062715" w:rsidRDefault="006910AB" w:rsidP="006910AB">
      <w:pPr>
        <w:pStyle w:val="Chuthich"/>
      </w:pPr>
      <w:bookmarkStart w:id="137" w:name="_Ref510866767"/>
      <w:bookmarkStart w:id="138" w:name="_Toc512675505"/>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80FFD">
        <w:rPr>
          <w:b/>
          <w:noProof/>
        </w:rPr>
        <w:t>3</w:t>
      </w:r>
      <w:r w:rsidRPr="00263616">
        <w:rPr>
          <w:b/>
        </w:rPr>
        <w:fldChar w:fldCharType="end"/>
      </w:r>
      <w:bookmarkEnd w:id="137"/>
      <w:r>
        <w:t xml:space="preserve"> Ví dụ hình vẽ</w:t>
      </w:r>
      <w:bookmarkEnd w:id="138"/>
    </w:p>
    <w:p w14:paraId="56208073" w14:textId="509592B6"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 xml:space="preserve">rõ nét khi in báo cáo trên giấy A4. Khi resize </w:t>
      </w:r>
      <w:r w:rsidR="00263616">
        <w:lastRenderedPageBreak/>
        <w:t>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80FFD" w:rsidRPr="00880FFD">
        <w:t xml:space="preserve">Hình </w:t>
      </w:r>
      <w:r w:rsidR="00880FFD" w:rsidRPr="00880FFD">
        <w:rPr>
          <w:noProof/>
        </w:rPr>
        <w:t>3</w:t>
      </w:r>
      <w:r w:rsidR="003F0BCC" w:rsidRPr="002D23AB">
        <w:fldChar w:fldCharType="end"/>
      </w:r>
      <w:r w:rsidR="003F0BCC">
        <w:t xml:space="preserve">. </w:t>
      </w:r>
    </w:p>
    <w:p w14:paraId="37ECA4D4" w14:textId="77777777" w:rsidR="00DD3F23" w:rsidRDefault="00DD3F23" w:rsidP="00A04AA5">
      <w:pPr>
        <w:pStyle w:val="u8"/>
      </w:pPr>
      <w:bookmarkStart w:id="139" w:name="_Ref512426187"/>
      <w:bookmarkStart w:id="140" w:name="_Ref512426300"/>
      <w:bookmarkStart w:id="141" w:name="_Toc512713222"/>
      <w:r>
        <w:t xml:space="preserve">Tài liệu </w:t>
      </w:r>
      <w:r w:rsidRPr="00DD3F23">
        <w:t>tham</w:t>
      </w:r>
      <w:r>
        <w:t xml:space="preserve"> khảo</w:t>
      </w:r>
      <w:bookmarkEnd w:id="139"/>
      <w:bookmarkEnd w:id="140"/>
      <w:bookmarkEnd w:id="141"/>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ThamchiuCcchu"/>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u8"/>
      </w:pPr>
      <w:bookmarkStart w:id="142" w:name="_Ref510902784"/>
      <w:bookmarkStart w:id="143" w:name="_Toc512713223"/>
      <w:r>
        <w:t>Công thức toán học</w:t>
      </w:r>
      <w:bookmarkEnd w:id="142"/>
      <w:bookmarkEnd w:id="143"/>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71ECFC4B"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80FFD" w:rsidRPr="00880FFD">
        <w:t xml:space="preserve">Công thức </w:t>
      </w:r>
      <w:r w:rsidR="00880FFD" w:rsidRPr="00880FFD">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4E2218"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0760592" w:rsidR="001C5DEF" w:rsidRPr="008E7B27" w:rsidRDefault="001C5DEF" w:rsidP="001C5DEF">
      <w:pPr>
        <w:pStyle w:val="Chuthich"/>
      </w:pPr>
      <w:bookmarkStart w:id="144" w:name="_Ref510870922"/>
      <w:bookmarkStart w:id="145" w:name="_Toc512675508"/>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80FFD">
        <w:rPr>
          <w:b/>
          <w:noProof/>
        </w:rPr>
        <w:t>1</w:t>
      </w:r>
      <w:r w:rsidRPr="001C5DEF">
        <w:rPr>
          <w:b/>
        </w:rPr>
        <w:fldChar w:fldCharType="end"/>
      </w:r>
      <w:bookmarkEnd w:id="144"/>
      <w:r>
        <w:t xml:space="preserve"> Khai triển Newton</w:t>
      </w:r>
      <w:bookmarkEnd w:id="145"/>
    </w:p>
    <w:p w14:paraId="2FAA65C1" w14:textId="77777777" w:rsidR="00DD3F23" w:rsidRDefault="00DD3F23" w:rsidP="00A04AA5">
      <w:pPr>
        <w:pStyle w:val="u8"/>
      </w:pPr>
      <w:bookmarkStart w:id="146" w:name="_Ref512675348"/>
      <w:bookmarkStart w:id="147" w:name="_Toc512713224"/>
      <w:r>
        <w:t xml:space="preserve">Tham </w:t>
      </w:r>
      <w:r w:rsidRPr="00DD3F23">
        <w:t>chiếu</w:t>
      </w:r>
      <w:r>
        <w:t xml:space="preserve"> chéo</w:t>
      </w:r>
      <w:bookmarkEnd w:id="146"/>
      <w:bookmarkEnd w:id="147"/>
    </w:p>
    <w:p w14:paraId="370E5755" w14:textId="733966A9"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80FFD">
        <w:t>2.1</w:t>
      </w:r>
      <w:r>
        <w:fldChar w:fldCharType="end"/>
      </w:r>
      <w:r>
        <w:t xml:space="preserve">. Người đọc dễ dàng nhấp chuột vào liên kết </w:t>
      </w:r>
      <w:r>
        <w:fldChar w:fldCharType="begin"/>
      </w:r>
      <w:r>
        <w:instrText xml:space="preserve"> REF _Ref510859496 \r \h </w:instrText>
      </w:r>
      <w:r>
        <w:fldChar w:fldCharType="separate"/>
      </w:r>
      <w:r w:rsidR="00880FFD">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CE5EBB"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80FFD">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80FFD">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80FFD">
        <w:t>[4]</w:t>
      </w:r>
      <w:r w:rsidR="00167016">
        <w:fldChar w:fldCharType="end"/>
      </w:r>
      <w:r w:rsidR="00167016">
        <w:t xml:space="preserve"> </w:t>
      </w:r>
      <w:r w:rsidR="005675D7">
        <w:t>đã được tạo.</w:t>
      </w:r>
    </w:p>
    <w:p w14:paraId="305C9256" w14:textId="77777777" w:rsidR="000D09C2" w:rsidRDefault="00FC4F27" w:rsidP="00A04AA5">
      <w:pPr>
        <w:pStyle w:val="u8"/>
      </w:pPr>
      <w:bookmarkStart w:id="148" w:name="_Toc512713225"/>
      <w:r>
        <w:t>Cập nhật mục lục và</w:t>
      </w:r>
      <w:r w:rsidR="000D09C2">
        <w:t xml:space="preserve"> tham chiếu chéo</w:t>
      </w:r>
      <w:bookmarkEnd w:id="148"/>
    </w:p>
    <w:p w14:paraId="6A66BA1E" w14:textId="77777777" w:rsidR="000F263A" w:rsidRDefault="000F263A" w:rsidP="000D09C2">
      <w:r>
        <w:lastRenderedPageBreak/>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u8"/>
      </w:pPr>
      <w:bookmarkStart w:id="149" w:name="_Ref510883225"/>
      <w:bookmarkStart w:id="150" w:name="_Toc512713226"/>
      <w:r>
        <w:t>In quyển đồ án tốt nghiệp</w:t>
      </w:r>
      <w:bookmarkEnd w:id="149"/>
      <w:bookmarkEnd w:id="150"/>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u7"/>
      </w:pPr>
      <w:bookmarkStart w:id="151" w:name="_Ref510903616"/>
      <w:bookmarkStart w:id="152" w:name="_Toc512713227"/>
      <w:r>
        <w:t>Đặc tả use case</w:t>
      </w:r>
      <w:bookmarkEnd w:id="151"/>
      <w:bookmarkEnd w:id="152"/>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u8"/>
        <w:rPr>
          <w:lang w:val="vi-VN"/>
        </w:rPr>
      </w:pPr>
      <w:bookmarkStart w:id="153" w:name="_Ref510903612"/>
      <w:bookmarkStart w:id="154" w:name="_Toc512713228"/>
      <w:r w:rsidRPr="00C41110">
        <w:rPr>
          <w:lang w:val="vi-VN"/>
        </w:rPr>
        <w:t xml:space="preserve">Đặc tả </w:t>
      </w:r>
      <w:r w:rsidR="00AC5414" w:rsidRPr="00541FC9">
        <w:rPr>
          <w:lang w:val="vi-VN"/>
        </w:rPr>
        <w:t>u</w:t>
      </w:r>
      <w:r w:rsidRPr="00C41110">
        <w:rPr>
          <w:lang w:val="vi-VN"/>
        </w:rPr>
        <w:t>se case “</w:t>
      </w:r>
      <w:r w:rsidR="00133185" w:rsidRPr="00C41110">
        <w:rPr>
          <w:lang w:val="vi-VN"/>
        </w:rPr>
        <w:t>Thống kê tình hình mượn sách</w:t>
      </w:r>
      <w:r w:rsidRPr="00C41110">
        <w:rPr>
          <w:lang w:val="vi-VN"/>
        </w:rPr>
        <w:t>”</w:t>
      </w:r>
      <w:bookmarkEnd w:id="153"/>
      <w:bookmarkEnd w:id="154"/>
    </w:p>
    <w:p w14:paraId="4A421009" w14:textId="66F5D55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80FFD">
        <w:rPr>
          <w:lang w:val="vi-VN"/>
        </w:rPr>
        <w:t>2.3</w:t>
      </w:r>
      <w:r w:rsidR="00DA716F">
        <w:fldChar w:fldCharType="end"/>
      </w:r>
      <w:r w:rsidR="00DA716F" w:rsidRPr="00230F73">
        <w:rPr>
          <w:lang w:val="vi-VN"/>
        </w:rPr>
        <w:t>.</w:t>
      </w:r>
    </w:p>
    <w:p w14:paraId="636E0AAD" w14:textId="2CABC05E" w:rsidR="00F33D2A" w:rsidRPr="00230F73" w:rsidRDefault="007F6587" w:rsidP="00A04AA5">
      <w:pPr>
        <w:pStyle w:val="u8"/>
        <w:rPr>
          <w:lang w:val="vi-VN"/>
        </w:rPr>
      </w:pPr>
      <w:bookmarkStart w:id="155" w:name="_Toc51271322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55"/>
    </w:p>
    <w:p w14:paraId="0F9C6DC9" w14:textId="77CABDEC"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80FFD">
        <w:rPr>
          <w:lang w:val="vi-VN"/>
        </w:rPr>
        <w:t>2.3</w:t>
      </w:r>
      <w:r w:rsidRPr="00DA716F">
        <w:fldChar w:fldCharType="end"/>
      </w:r>
      <w:r w:rsidRPr="00230F73">
        <w:rPr>
          <w:lang w:val="vi-VN"/>
        </w:rPr>
        <w:t>.</w:t>
      </w:r>
    </w:p>
    <w:p w14:paraId="7F2C70D0" w14:textId="77777777" w:rsidR="00F75B74" w:rsidRDefault="00F75B74" w:rsidP="00A04AA5">
      <w:pPr>
        <w:pStyle w:val="u7"/>
      </w:pPr>
      <w:bookmarkStart w:id="156" w:name="_Ref510825937"/>
      <w:bookmarkStart w:id="157" w:name="_Toc512713230"/>
      <w:r>
        <w:lastRenderedPageBreak/>
        <w:t>Công nghệ sử dụng</w:t>
      </w:r>
      <w:bookmarkEnd w:id="156"/>
      <w:bookmarkEnd w:id="157"/>
    </w:p>
    <w:p w14:paraId="66F0CFA0" w14:textId="77777777" w:rsidR="00F75B74" w:rsidRDefault="00F75B74" w:rsidP="00A04AA5">
      <w:pPr>
        <w:pStyle w:val="u8"/>
      </w:pPr>
      <w:bookmarkStart w:id="158" w:name="_Ref510825839"/>
      <w:bookmarkStart w:id="159" w:name="_Toc512713231"/>
      <w:r>
        <w:t>Công nghệ bảo mật dữ liệu</w:t>
      </w:r>
      <w:bookmarkEnd w:id="158"/>
      <w:bookmarkEnd w:id="159"/>
    </w:p>
    <w:p w14:paraId="3F5A14E7" w14:textId="77777777" w:rsidR="00F75B74" w:rsidRPr="00DA716F" w:rsidRDefault="00F75B74" w:rsidP="00A04AA5">
      <w:pPr>
        <w:pStyle w:val="u8"/>
      </w:pPr>
      <w:bookmarkStart w:id="160" w:name="_Ref510825813"/>
      <w:bookmarkStart w:id="161" w:name="_Ref510825820"/>
      <w:bookmarkStart w:id="162" w:name="_Ref510825825"/>
      <w:bookmarkStart w:id="163" w:name="_Toc512713232"/>
      <w:r>
        <w:t xml:space="preserve">Công nghệ </w:t>
      </w:r>
      <w:r w:rsidR="008A0760">
        <w:t>blockchain</w:t>
      </w:r>
      <w:bookmarkEnd w:id="160"/>
      <w:bookmarkEnd w:id="161"/>
      <w:bookmarkEnd w:id="162"/>
      <w:bookmarkEnd w:id="163"/>
    </w:p>
    <w:p w14:paraId="7DE0AB58" w14:textId="77777777" w:rsidR="00DA716F" w:rsidRDefault="00DA716F" w:rsidP="00A04AA5">
      <w:pPr>
        <w:pStyle w:val="u7"/>
      </w:pPr>
      <w:bookmarkStart w:id="164" w:name="_Toc512713233"/>
      <w:r>
        <w:t>Thiết kế gói</w:t>
      </w:r>
      <w:bookmarkEnd w:id="164"/>
    </w:p>
    <w:p w14:paraId="2F1A4F79" w14:textId="77777777" w:rsidR="00C3427D" w:rsidRDefault="00C3427D" w:rsidP="00A04AA5">
      <w:pPr>
        <w:pStyle w:val="u8"/>
      </w:pPr>
      <w:bookmarkStart w:id="165" w:name="_Ref510826063"/>
      <w:bookmarkStart w:id="166" w:name="_Toc512713234"/>
      <w:r>
        <w:t>Thiết kế gói cho kiến trúc tổng quan</w:t>
      </w:r>
      <w:bookmarkEnd w:id="165"/>
      <w:bookmarkEnd w:id="166"/>
    </w:p>
    <w:p w14:paraId="1F679C37" w14:textId="37B0E4BB" w:rsidR="0007572D" w:rsidRDefault="00C3427D" w:rsidP="00A04AA5">
      <w:pPr>
        <w:pStyle w:val="u8"/>
      </w:pPr>
      <w:bookmarkStart w:id="167" w:name="_Toc512713235"/>
      <w:r>
        <w:t>Thiết kế gói cho chức năng “Trả sách”</w:t>
      </w:r>
      <w:bookmarkEnd w:id="167"/>
    </w:p>
    <w:p w14:paraId="1843A4CA" w14:textId="375BA0D5" w:rsidR="00136017" w:rsidRDefault="00136017" w:rsidP="00136017">
      <w:pPr>
        <w:pStyle w:val="u7"/>
      </w:pPr>
      <w:bookmarkStart w:id="168" w:name="_Toc512713236"/>
      <w:r>
        <w:t>Thiết kế lớp</w:t>
      </w:r>
      <w:bookmarkEnd w:id="168"/>
    </w:p>
    <w:p w14:paraId="102A8CE0" w14:textId="77777777" w:rsidR="00136017" w:rsidRPr="00136017" w:rsidRDefault="00136017" w:rsidP="00136017"/>
    <w:p w14:paraId="64E0B9DA" w14:textId="77777777" w:rsidR="00BB2183" w:rsidRPr="00162525" w:rsidRDefault="00BB2183" w:rsidP="00D80E36">
      <w:pPr>
        <w:pStyle w:val="u7"/>
        <w:numPr>
          <w:ilvl w:val="0"/>
          <w:numId w:val="0"/>
        </w:numPr>
      </w:pPr>
    </w:p>
    <w:sectPr w:rsidR="00BB2183" w:rsidRPr="00162525" w:rsidSect="00385D18">
      <w:footerReference w:type="default" r:id="rId6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C85A44" w14:textId="77777777" w:rsidR="00D72A0C" w:rsidRDefault="00D72A0C" w:rsidP="00045F16">
      <w:pPr>
        <w:spacing w:before="0" w:after="0" w:line="240" w:lineRule="auto"/>
      </w:pPr>
      <w:r>
        <w:separator/>
      </w:r>
    </w:p>
  </w:endnote>
  <w:endnote w:type="continuationSeparator" w:id="0">
    <w:p w14:paraId="25321ED4" w14:textId="77777777" w:rsidR="00D72A0C" w:rsidRDefault="00D72A0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1E49A3" w:rsidRDefault="001E49A3"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1E49A3" w:rsidRDefault="001E49A3"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0317BE3F" w:rsidR="001E49A3" w:rsidRDefault="001E49A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ED6AA4">
      <w:rPr>
        <w:rStyle w:val="Strang"/>
        <w:noProof/>
      </w:rPr>
      <w:t>xvi</w:t>
    </w:r>
    <w:r>
      <w:rPr>
        <w:rStyle w:val="Strang"/>
      </w:rPr>
      <w:fldChar w:fldCharType="end"/>
    </w:r>
  </w:p>
  <w:p w14:paraId="7B1D0731" w14:textId="77777777" w:rsidR="001E49A3" w:rsidRDefault="001E49A3"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4C350A87" w:rsidR="001E49A3" w:rsidRDefault="001E49A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ED6AA4">
      <w:rPr>
        <w:rStyle w:val="Strang"/>
        <w:noProof/>
      </w:rPr>
      <w:t>52</w:t>
    </w:r>
    <w:r>
      <w:rPr>
        <w:rStyle w:val="Strang"/>
      </w:rPr>
      <w:fldChar w:fldCharType="end"/>
    </w:r>
  </w:p>
  <w:p w14:paraId="645FB948" w14:textId="77777777" w:rsidR="001E49A3" w:rsidRDefault="001E49A3"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1E88AD33" w:rsidR="001E49A3" w:rsidRDefault="001E49A3"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ED6AA4">
      <w:rPr>
        <w:rStyle w:val="Strang"/>
        <w:noProof/>
      </w:rPr>
      <w:t>A-1</w:t>
    </w:r>
    <w:r>
      <w:rPr>
        <w:rStyle w:val="Strang"/>
      </w:rPr>
      <w:fldChar w:fldCharType="end"/>
    </w:r>
  </w:p>
  <w:p w14:paraId="6363F5D2" w14:textId="77777777" w:rsidR="001E49A3" w:rsidRDefault="001E49A3"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D5FDC" w14:textId="77777777" w:rsidR="00D72A0C" w:rsidRDefault="00D72A0C" w:rsidP="00045F16">
      <w:pPr>
        <w:spacing w:before="0" w:after="0" w:line="240" w:lineRule="auto"/>
      </w:pPr>
      <w:r>
        <w:separator/>
      </w:r>
    </w:p>
  </w:footnote>
  <w:footnote w:type="continuationSeparator" w:id="0">
    <w:p w14:paraId="0302A66D" w14:textId="77777777" w:rsidR="00D72A0C" w:rsidRDefault="00D72A0C" w:rsidP="00045F16">
      <w:pPr>
        <w:spacing w:before="0" w:after="0" w:line="240" w:lineRule="auto"/>
      </w:pPr>
      <w:r>
        <w:continuationSeparator/>
      </w:r>
    </w:p>
  </w:footnote>
  <w:footnote w:id="1">
    <w:p w14:paraId="1FBF003A" w14:textId="77777777" w:rsidR="001E49A3" w:rsidRDefault="001E49A3">
      <w:pPr>
        <w:pStyle w:val="VnbanCcchu"/>
      </w:pPr>
      <w:r>
        <w:rPr>
          <w:rStyle w:val="ThamchiuCcchu"/>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852"/>
    <w:multiLevelType w:val="hybridMultilevel"/>
    <w:tmpl w:val="7744CB6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04B2"/>
    <w:multiLevelType w:val="multilevel"/>
    <w:tmpl w:val="FA88DC7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Roman"/>
      <w:lvlText w:val="%4."/>
      <w:lvlJc w:val="right"/>
      <w:pPr>
        <w:ind w:left="0" w:firstLine="0"/>
      </w:pPr>
      <w:rPr>
        <w:rFonts w:hint="default"/>
        <w:b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space"/>
      <w:lvlText w:val="%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29712C4"/>
    <w:multiLevelType w:val="hybridMultilevel"/>
    <w:tmpl w:val="3EBE6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56FDF"/>
    <w:multiLevelType w:val="hybridMultilevel"/>
    <w:tmpl w:val="37B2397C"/>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25A04"/>
    <w:multiLevelType w:val="hybridMultilevel"/>
    <w:tmpl w:val="C5C0ED62"/>
    <w:lvl w:ilvl="0" w:tplc="0409001B">
      <w:start w:val="1"/>
      <w:numFmt w:val="lowerRoman"/>
      <w:lvlText w:val="%1."/>
      <w:lvlJc w:val="right"/>
      <w:pPr>
        <w:ind w:left="720" w:hanging="360"/>
      </w:pPr>
    </w:lvl>
    <w:lvl w:ilvl="1" w:tplc="88141064">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2DDB"/>
    <w:multiLevelType w:val="hybridMultilevel"/>
    <w:tmpl w:val="B32ACB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F501B"/>
    <w:multiLevelType w:val="hybridMultilevel"/>
    <w:tmpl w:val="D9B81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D59BC"/>
    <w:multiLevelType w:val="hybridMultilevel"/>
    <w:tmpl w:val="B2B68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53363"/>
    <w:multiLevelType w:val="hybridMultilevel"/>
    <w:tmpl w:val="2B8C298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8806E4"/>
    <w:multiLevelType w:val="hybridMultilevel"/>
    <w:tmpl w:val="282C8CCE"/>
    <w:lvl w:ilvl="0" w:tplc="B3429C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0" w15:restartNumberingAfterBreak="0">
    <w:nsid w:val="3BF15D6B"/>
    <w:multiLevelType w:val="hybridMultilevel"/>
    <w:tmpl w:val="1D06D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3507CE5"/>
    <w:multiLevelType w:val="hybridMultilevel"/>
    <w:tmpl w:val="3E4EA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B3B56"/>
    <w:multiLevelType w:val="hybridMultilevel"/>
    <w:tmpl w:val="2B7823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6A2A15"/>
    <w:multiLevelType w:val="hybridMultilevel"/>
    <w:tmpl w:val="A7609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44586C"/>
    <w:multiLevelType w:val="hybridMultilevel"/>
    <w:tmpl w:val="E91205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04901A5"/>
    <w:multiLevelType w:val="hybridMultilevel"/>
    <w:tmpl w:val="A96A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21"/>
  </w:num>
  <w:num w:numId="3">
    <w:abstractNumId w:val="24"/>
  </w:num>
  <w:num w:numId="4">
    <w:abstractNumId w:val="5"/>
  </w:num>
  <w:num w:numId="5">
    <w:abstractNumId w:val="16"/>
  </w:num>
  <w:num w:numId="6">
    <w:abstractNumId w:val="12"/>
  </w:num>
  <w:num w:numId="7">
    <w:abstractNumId w:val="9"/>
  </w:num>
  <w:num w:numId="8">
    <w:abstractNumId w:val="14"/>
  </w:num>
  <w:num w:numId="9">
    <w:abstractNumId w:val="28"/>
  </w:num>
  <w:num w:numId="10">
    <w:abstractNumId w:val="23"/>
  </w:num>
  <w:num w:numId="11">
    <w:abstractNumId w:val="34"/>
  </w:num>
  <w:num w:numId="12">
    <w:abstractNumId w:val="31"/>
  </w:num>
  <w:num w:numId="13">
    <w:abstractNumId w:val="15"/>
  </w:num>
  <w:num w:numId="14">
    <w:abstractNumId w:val="4"/>
  </w:num>
  <w:num w:numId="15">
    <w:abstractNumId w:val="33"/>
  </w:num>
  <w:num w:numId="16">
    <w:abstractNumId w:val="7"/>
  </w:num>
  <w:num w:numId="17">
    <w:abstractNumId w:val="22"/>
  </w:num>
  <w:num w:numId="18">
    <w:abstractNumId w:val="29"/>
  </w:num>
  <w:num w:numId="19">
    <w:abstractNumId w:val="26"/>
  </w:num>
  <w:num w:numId="20">
    <w:abstractNumId w:val="17"/>
  </w:num>
  <w:num w:numId="21">
    <w:abstractNumId w:val="10"/>
  </w:num>
  <w:num w:numId="22">
    <w:abstractNumId w:val="11"/>
  </w:num>
  <w:num w:numId="23">
    <w:abstractNumId w:val="2"/>
  </w:num>
  <w:num w:numId="24">
    <w:abstractNumId w:val="20"/>
  </w:num>
  <w:num w:numId="25">
    <w:abstractNumId w:val="32"/>
  </w:num>
  <w:num w:numId="26">
    <w:abstractNumId w:val="8"/>
  </w:num>
  <w:num w:numId="27">
    <w:abstractNumId w:val="30"/>
  </w:num>
  <w:num w:numId="28">
    <w:abstractNumId w:val="1"/>
  </w:num>
  <w:num w:numId="29">
    <w:abstractNumId w:val="25"/>
  </w:num>
  <w:num w:numId="30">
    <w:abstractNumId w:val="6"/>
  </w:num>
  <w:num w:numId="31">
    <w:abstractNumId w:val="27"/>
  </w:num>
  <w:num w:numId="32">
    <w:abstractNumId w:val="18"/>
  </w:num>
  <w:num w:numId="33">
    <w:abstractNumId w:val="13"/>
  </w:num>
  <w:num w:numId="34">
    <w:abstractNumId w:val="0"/>
  </w:num>
  <w:num w:numId="35">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2727"/>
    <w:rsid w:val="00014916"/>
    <w:rsid w:val="0001528B"/>
    <w:rsid w:val="00015518"/>
    <w:rsid w:val="0001727C"/>
    <w:rsid w:val="000174C6"/>
    <w:rsid w:val="00017B22"/>
    <w:rsid w:val="00017CD1"/>
    <w:rsid w:val="00031495"/>
    <w:rsid w:val="00033C05"/>
    <w:rsid w:val="00034A63"/>
    <w:rsid w:val="000369EC"/>
    <w:rsid w:val="00041DD4"/>
    <w:rsid w:val="00042875"/>
    <w:rsid w:val="00042B21"/>
    <w:rsid w:val="00045F16"/>
    <w:rsid w:val="000467FA"/>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1DE"/>
    <w:rsid w:val="00082E91"/>
    <w:rsid w:val="00082FAC"/>
    <w:rsid w:val="00086E4D"/>
    <w:rsid w:val="000870C4"/>
    <w:rsid w:val="00091188"/>
    <w:rsid w:val="0009437A"/>
    <w:rsid w:val="000950DF"/>
    <w:rsid w:val="000956FE"/>
    <w:rsid w:val="00095903"/>
    <w:rsid w:val="000964BF"/>
    <w:rsid w:val="000A11EE"/>
    <w:rsid w:val="000A12A3"/>
    <w:rsid w:val="000A442F"/>
    <w:rsid w:val="000A4FC9"/>
    <w:rsid w:val="000A62EA"/>
    <w:rsid w:val="000B0FB2"/>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3855"/>
    <w:rsid w:val="000E40C2"/>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0B51"/>
    <w:rsid w:val="0012167D"/>
    <w:rsid w:val="00123CCD"/>
    <w:rsid w:val="00127BA0"/>
    <w:rsid w:val="00127CD2"/>
    <w:rsid w:val="00130595"/>
    <w:rsid w:val="00133185"/>
    <w:rsid w:val="0013494E"/>
    <w:rsid w:val="00136017"/>
    <w:rsid w:val="001367C1"/>
    <w:rsid w:val="0014045C"/>
    <w:rsid w:val="001404D1"/>
    <w:rsid w:val="0014133A"/>
    <w:rsid w:val="00143F43"/>
    <w:rsid w:val="0014428C"/>
    <w:rsid w:val="00146280"/>
    <w:rsid w:val="00146777"/>
    <w:rsid w:val="00160B3A"/>
    <w:rsid w:val="00162525"/>
    <w:rsid w:val="001650D3"/>
    <w:rsid w:val="0016601F"/>
    <w:rsid w:val="001663AF"/>
    <w:rsid w:val="00167016"/>
    <w:rsid w:val="00172594"/>
    <w:rsid w:val="001729CC"/>
    <w:rsid w:val="00172DFE"/>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352E"/>
    <w:rsid w:val="001C4F3A"/>
    <w:rsid w:val="001C562C"/>
    <w:rsid w:val="001C5DEF"/>
    <w:rsid w:val="001C768A"/>
    <w:rsid w:val="001D4BA9"/>
    <w:rsid w:val="001D5537"/>
    <w:rsid w:val="001E017E"/>
    <w:rsid w:val="001E117A"/>
    <w:rsid w:val="001E49A3"/>
    <w:rsid w:val="001E60FF"/>
    <w:rsid w:val="001E67AB"/>
    <w:rsid w:val="001F03D5"/>
    <w:rsid w:val="001F08A3"/>
    <w:rsid w:val="001F0FDE"/>
    <w:rsid w:val="001F1EAD"/>
    <w:rsid w:val="001F2557"/>
    <w:rsid w:val="001F5944"/>
    <w:rsid w:val="001F6F8A"/>
    <w:rsid w:val="00200317"/>
    <w:rsid w:val="0020387C"/>
    <w:rsid w:val="002050A1"/>
    <w:rsid w:val="002056E2"/>
    <w:rsid w:val="00212D15"/>
    <w:rsid w:val="00213CE7"/>
    <w:rsid w:val="00216745"/>
    <w:rsid w:val="0021726B"/>
    <w:rsid w:val="002212B1"/>
    <w:rsid w:val="002228E6"/>
    <w:rsid w:val="00223CF1"/>
    <w:rsid w:val="0022778C"/>
    <w:rsid w:val="00227AA1"/>
    <w:rsid w:val="00227AEA"/>
    <w:rsid w:val="0023069A"/>
    <w:rsid w:val="00230F73"/>
    <w:rsid w:val="00233F24"/>
    <w:rsid w:val="00235278"/>
    <w:rsid w:val="00235EF2"/>
    <w:rsid w:val="00236241"/>
    <w:rsid w:val="0023759A"/>
    <w:rsid w:val="00241523"/>
    <w:rsid w:val="00241F21"/>
    <w:rsid w:val="00242E7C"/>
    <w:rsid w:val="00243460"/>
    <w:rsid w:val="0024559B"/>
    <w:rsid w:val="00245943"/>
    <w:rsid w:val="00245D54"/>
    <w:rsid w:val="00246A3D"/>
    <w:rsid w:val="00247302"/>
    <w:rsid w:val="00247DA8"/>
    <w:rsid w:val="00260A5C"/>
    <w:rsid w:val="00260AA1"/>
    <w:rsid w:val="0026198F"/>
    <w:rsid w:val="00263616"/>
    <w:rsid w:val="0026372E"/>
    <w:rsid w:val="002642F7"/>
    <w:rsid w:val="00267E20"/>
    <w:rsid w:val="0027324C"/>
    <w:rsid w:val="002749EF"/>
    <w:rsid w:val="002757EA"/>
    <w:rsid w:val="002829F7"/>
    <w:rsid w:val="00284576"/>
    <w:rsid w:val="00285983"/>
    <w:rsid w:val="00286581"/>
    <w:rsid w:val="00286EDC"/>
    <w:rsid w:val="00290616"/>
    <w:rsid w:val="00292A2E"/>
    <w:rsid w:val="00295397"/>
    <w:rsid w:val="00296186"/>
    <w:rsid w:val="0029667B"/>
    <w:rsid w:val="00297AC0"/>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301514"/>
    <w:rsid w:val="0031120E"/>
    <w:rsid w:val="0031346C"/>
    <w:rsid w:val="00313FE2"/>
    <w:rsid w:val="00317660"/>
    <w:rsid w:val="003178E1"/>
    <w:rsid w:val="00334A3C"/>
    <w:rsid w:val="00334D79"/>
    <w:rsid w:val="00335755"/>
    <w:rsid w:val="00341860"/>
    <w:rsid w:val="003418C7"/>
    <w:rsid w:val="00345337"/>
    <w:rsid w:val="003542B0"/>
    <w:rsid w:val="00356614"/>
    <w:rsid w:val="00360546"/>
    <w:rsid w:val="00360EF3"/>
    <w:rsid w:val="00361681"/>
    <w:rsid w:val="0036169A"/>
    <w:rsid w:val="00362FD8"/>
    <w:rsid w:val="003636B3"/>
    <w:rsid w:val="00364828"/>
    <w:rsid w:val="003679D6"/>
    <w:rsid w:val="00367AE8"/>
    <w:rsid w:val="00371326"/>
    <w:rsid w:val="003714BE"/>
    <w:rsid w:val="003729F4"/>
    <w:rsid w:val="00374B09"/>
    <w:rsid w:val="0037535D"/>
    <w:rsid w:val="00375E46"/>
    <w:rsid w:val="00377F19"/>
    <w:rsid w:val="00382EC6"/>
    <w:rsid w:val="003832AA"/>
    <w:rsid w:val="00383843"/>
    <w:rsid w:val="00384467"/>
    <w:rsid w:val="00385D18"/>
    <w:rsid w:val="00391498"/>
    <w:rsid w:val="003914A0"/>
    <w:rsid w:val="00391F4B"/>
    <w:rsid w:val="003929AC"/>
    <w:rsid w:val="00392E87"/>
    <w:rsid w:val="00393D4A"/>
    <w:rsid w:val="00394844"/>
    <w:rsid w:val="003961A9"/>
    <w:rsid w:val="00396901"/>
    <w:rsid w:val="003A1F45"/>
    <w:rsid w:val="003A45CB"/>
    <w:rsid w:val="003A5D5E"/>
    <w:rsid w:val="003A6E01"/>
    <w:rsid w:val="003B191C"/>
    <w:rsid w:val="003C15D6"/>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10FDA"/>
    <w:rsid w:val="00412196"/>
    <w:rsid w:val="0041220E"/>
    <w:rsid w:val="00412A2B"/>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7F99"/>
    <w:rsid w:val="004406B9"/>
    <w:rsid w:val="00442B5E"/>
    <w:rsid w:val="00444562"/>
    <w:rsid w:val="00455495"/>
    <w:rsid w:val="00457D11"/>
    <w:rsid w:val="00460A6E"/>
    <w:rsid w:val="00463554"/>
    <w:rsid w:val="004645A6"/>
    <w:rsid w:val="00475A7A"/>
    <w:rsid w:val="00475FD2"/>
    <w:rsid w:val="00481403"/>
    <w:rsid w:val="00481A94"/>
    <w:rsid w:val="00482080"/>
    <w:rsid w:val="00482ED6"/>
    <w:rsid w:val="00483F24"/>
    <w:rsid w:val="004875B4"/>
    <w:rsid w:val="00487A90"/>
    <w:rsid w:val="00491EFF"/>
    <w:rsid w:val="004933F6"/>
    <w:rsid w:val="004A0884"/>
    <w:rsid w:val="004A0C7E"/>
    <w:rsid w:val="004A1EDD"/>
    <w:rsid w:val="004A2C1D"/>
    <w:rsid w:val="004A3DE9"/>
    <w:rsid w:val="004A666E"/>
    <w:rsid w:val="004B2B3C"/>
    <w:rsid w:val="004B4FA6"/>
    <w:rsid w:val="004B61FA"/>
    <w:rsid w:val="004B7CD9"/>
    <w:rsid w:val="004C0242"/>
    <w:rsid w:val="004C3E4A"/>
    <w:rsid w:val="004C58E9"/>
    <w:rsid w:val="004D052C"/>
    <w:rsid w:val="004D1582"/>
    <w:rsid w:val="004D1C19"/>
    <w:rsid w:val="004D1F12"/>
    <w:rsid w:val="004D2967"/>
    <w:rsid w:val="004D516A"/>
    <w:rsid w:val="004D5281"/>
    <w:rsid w:val="004D6985"/>
    <w:rsid w:val="004E14FA"/>
    <w:rsid w:val="004E2218"/>
    <w:rsid w:val="004E29E0"/>
    <w:rsid w:val="004E7066"/>
    <w:rsid w:val="004F2C60"/>
    <w:rsid w:val="004F2E69"/>
    <w:rsid w:val="004F47EB"/>
    <w:rsid w:val="0050287D"/>
    <w:rsid w:val="0050385F"/>
    <w:rsid w:val="0050408D"/>
    <w:rsid w:val="005100F6"/>
    <w:rsid w:val="00510435"/>
    <w:rsid w:val="00511804"/>
    <w:rsid w:val="00513A6F"/>
    <w:rsid w:val="005141FC"/>
    <w:rsid w:val="00516C3D"/>
    <w:rsid w:val="00522341"/>
    <w:rsid w:val="00522EB4"/>
    <w:rsid w:val="00524BC3"/>
    <w:rsid w:val="0052722E"/>
    <w:rsid w:val="005314E8"/>
    <w:rsid w:val="0053305B"/>
    <w:rsid w:val="00534334"/>
    <w:rsid w:val="005345D9"/>
    <w:rsid w:val="00536A6F"/>
    <w:rsid w:val="00536FFE"/>
    <w:rsid w:val="005371CC"/>
    <w:rsid w:val="00541D88"/>
    <w:rsid w:val="00541FC9"/>
    <w:rsid w:val="00542D1D"/>
    <w:rsid w:val="00542D67"/>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39F1"/>
    <w:rsid w:val="005A5649"/>
    <w:rsid w:val="005A6B1D"/>
    <w:rsid w:val="005A7D0E"/>
    <w:rsid w:val="005B2C5A"/>
    <w:rsid w:val="005B6CF4"/>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1B"/>
    <w:rsid w:val="00610FB4"/>
    <w:rsid w:val="00613604"/>
    <w:rsid w:val="0061389C"/>
    <w:rsid w:val="006153F3"/>
    <w:rsid w:val="00615D0B"/>
    <w:rsid w:val="00616F15"/>
    <w:rsid w:val="006176A7"/>
    <w:rsid w:val="0062077D"/>
    <w:rsid w:val="0062205F"/>
    <w:rsid w:val="00623859"/>
    <w:rsid w:val="006240EA"/>
    <w:rsid w:val="006301AE"/>
    <w:rsid w:val="0063215A"/>
    <w:rsid w:val="006324E5"/>
    <w:rsid w:val="006334FA"/>
    <w:rsid w:val="00641143"/>
    <w:rsid w:val="006444A2"/>
    <w:rsid w:val="006446FC"/>
    <w:rsid w:val="006508B4"/>
    <w:rsid w:val="00652DBD"/>
    <w:rsid w:val="0065468C"/>
    <w:rsid w:val="006556BB"/>
    <w:rsid w:val="006570EF"/>
    <w:rsid w:val="00660E60"/>
    <w:rsid w:val="006614D4"/>
    <w:rsid w:val="00663B12"/>
    <w:rsid w:val="00665352"/>
    <w:rsid w:val="00666EF2"/>
    <w:rsid w:val="00667D30"/>
    <w:rsid w:val="00671079"/>
    <w:rsid w:val="00672CD9"/>
    <w:rsid w:val="00673DE8"/>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4C6F"/>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1439"/>
    <w:rsid w:val="006D4B34"/>
    <w:rsid w:val="006D537C"/>
    <w:rsid w:val="006D5413"/>
    <w:rsid w:val="006D5A04"/>
    <w:rsid w:val="006D6690"/>
    <w:rsid w:val="006D6D32"/>
    <w:rsid w:val="006E167B"/>
    <w:rsid w:val="006E2866"/>
    <w:rsid w:val="006E3C9C"/>
    <w:rsid w:val="006E47A7"/>
    <w:rsid w:val="006E65A6"/>
    <w:rsid w:val="006E6C3B"/>
    <w:rsid w:val="006F33F3"/>
    <w:rsid w:val="006F5B60"/>
    <w:rsid w:val="00701F0B"/>
    <w:rsid w:val="007037F4"/>
    <w:rsid w:val="00704B18"/>
    <w:rsid w:val="00707AB2"/>
    <w:rsid w:val="007120E1"/>
    <w:rsid w:val="00712A31"/>
    <w:rsid w:val="00713098"/>
    <w:rsid w:val="007178C8"/>
    <w:rsid w:val="00717F15"/>
    <w:rsid w:val="007202C1"/>
    <w:rsid w:val="00720F49"/>
    <w:rsid w:val="00722B53"/>
    <w:rsid w:val="00730209"/>
    <w:rsid w:val="00732B10"/>
    <w:rsid w:val="007402C2"/>
    <w:rsid w:val="00740917"/>
    <w:rsid w:val="00743021"/>
    <w:rsid w:val="00744223"/>
    <w:rsid w:val="00745F24"/>
    <w:rsid w:val="007460B7"/>
    <w:rsid w:val="0074770F"/>
    <w:rsid w:val="00747D64"/>
    <w:rsid w:val="00752073"/>
    <w:rsid w:val="00752DD2"/>
    <w:rsid w:val="00756F5F"/>
    <w:rsid w:val="00757CAD"/>
    <w:rsid w:val="00761092"/>
    <w:rsid w:val="0076279E"/>
    <w:rsid w:val="00763664"/>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A7C17"/>
    <w:rsid w:val="007B14E1"/>
    <w:rsid w:val="007B1CB2"/>
    <w:rsid w:val="007B24B3"/>
    <w:rsid w:val="007B24CF"/>
    <w:rsid w:val="007B2F59"/>
    <w:rsid w:val="007B310F"/>
    <w:rsid w:val="007B3533"/>
    <w:rsid w:val="007B6091"/>
    <w:rsid w:val="007B6FC8"/>
    <w:rsid w:val="007B77B5"/>
    <w:rsid w:val="007C21A7"/>
    <w:rsid w:val="007C5464"/>
    <w:rsid w:val="007C5786"/>
    <w:rsid w:val="007C5905"/>
    <w:rsid w:val="007D279E"/>
    <w:rsid w:val="007D2B4C"/>
    <w:rsid w:val="007D7E22"/>
    <w:rsid w:val="007E07BE"/>
    <w:rsid w:val="007E1361"/>
    <w:rsid w:val="007E205A"/>
    <w:rsid w:val="007E2818"/>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2B19"/>
    <w:rsid w:val="00816E39"/>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6612D"/>
    <w:rsid w:val="00870851"/>
    <w:rsid w:val="00870F87"/>
    <w:rsid w:val="008719FC"/>
    <w:rsid w:val="008721D0"/>
    <w:rsid w:val="00872EA1"/>
    <w:rsid w:val="008749CD"/>
    <w:rsid w:val="00877DE4"/>
    <w:rsid w:val="00880FFD"/>
    <w:rsid w:val="00883BE3"/>
    <w:rsid w:val="00885309"/>
    <w:rsid w:val="008863A9"/>
    <w:rsid w:val="0088744F"/>
    <w:rsid w:val="00890785"/>
    <w:rsid w:val="008910B4"/>
    <w:rsid w:val="008935BE"/>
    <w:rsid w:val="0089491B"/>
    <w:rsid w:val="00897654"/>
    <w:rsid w:val="008A0760"/>
    <w:rsid w:val="008A228D"/>
    <w:rsid w:val="008A6633"/>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5F9D"/>
    <w:rsid w:val="008C6F11"/>
    <w:rsid w:val="008C74A9"/>
    <w:rsid w:val="008D1931"/>
    <w:rsid w:val="008D2321"/>
    <w:rsid w:val="008D2CAF"/>
    <w:rsid w:val="008D5E7C"/>
    <w:rsid w:val="008D7318"/>
    <w:rsid w:val="008D7D27"/>
    <w:rsid w:val="008E01E1"/>
    <w:rsid w:val="008E0E29"/>
    <w:rsid w:val="008E1C24"/>
    <w:rsid w:val="008E2006"/>
    <w:rsid w:val="008E27B5"/>
    <w:rsid w:val="008E2ABD"/>
    <w:rsid w:val="008E41F3"/>
    <w:rsid w:val="008E556C"/>
    <w:rsid w:val="008E5CDD"/>
    <w:rsid w:val="008E7516"/>
    <w:rsid w:val="008E7530"/>
    <w:rsid w:val="008E7B27"/>
    <w:rsid w:val="008F1385"/>
    <w:rsid w:val="008F18E1"/>
    <w:rsid w:val="008F3754"/>
    <w:rsid w:val="008F4E88"/>
    <w:rsid w:val="009013A1"/>
    <w:rsid w:val="00901F65"/>
    <w:rsid w:val="00902170"/>
    <w:rsid w:val="00903204"/>
    <w:rsid w:val="00903B63"/>
    <w:rsid w:val="0090617D"/>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30729"/>
    <w:rsid w:val="00931BDA"/>
    <w:rsid w:val="009351BB"/>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5241"/>
    <w:rsid w:val="00956ECE"/>
    <w:rsid w:val="0095747A"/>
    <w:rsid w:val="009601C7"/>
    <w:rsid w:val="00962709"/>
    <w:rsid w:val="00963186"/>
    <w:rsid w:val="00964E66"/>
    <w:rsid w:val="00970A5C"/>
    <w:rsid w:val="00971E95"/>
    <w:rsid w:val="00974117"/>
    <w:rsid w:val="00974E53"/>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C2111"/>
    <w:rsid w:val="009C2811"/>
    <w:rsid w:val="009C2E1C"/>
    <w:rsid w:val="009C3F83"/>
    <w:rsid w:val="009C6031"/>
    <w:rsid w:val="009D0C44"/>
    <w:rsid w:val="009D5EA0"/>
    <w:rsid w:val="009D7EA6"/>
    <w:rsid w:val="009E17AE"/>
    <w:rsid w:val="009E3789"/>
    <w:rsid w:val="009E41F0"/>
    <w:rsid w:val="009E6E6C"/>
    <w:rsid w:val="009F21D0"/>
    <w:rsid w:val="009F4405"/>
    <w:rsid w:val="009F770B"/>
    <w:rsid w:val="00A028C4"/>
    <w:rsid w:val="00A03403"/>
    <w:rsid w:val="00A0354B"/>
    <w:rsid w:val="00A04AA5"/>
    <w:rsid w:val="00A127AE"/>
    <w:rsid w:val="00A1299B"/>
    <w:rsid w:val="00A140DC"/>
    <w:rsid w:val="00A16A77"/>
    <w:rsid w:val="00A2369E"/>
    <w:rsid w:val="00A23911"/>
    <w:rsid w:val="00A24048"/>
    <w:rsid w:val="00A2758E"/>
    <w:rsid w:val="00A2779E"/>
    <w:rsid w:val="00A30ED3"/>
    <w:rsid w:val="00A3103B"/>
    <w:rsid w:val="00A40736"/>
    <w:rsid w:val="00A40C3E"/>
    <w:rsid w:val="00A4396D"/>
    <w:rsid w:val="00A47E0D"/>
    <w:rsid w:val="00A51F81"/>
    <w:rsid w:val="00A5283D"/>
    <w:rsid w:val="00A54147"/>
    <w:rsid w:val="00A54265"/>
    <w:rsid w:val="00A54CBA"/>
    <w:rsid w:val="00A5533E"/>
    <w:rsid w:val="00A557AC"/>
    <w:rsid w:val="00A55CE1"/>
    <w:rsid w:val="00A6074A"/>
    <w:rsid w:val="00A63776"/>
    <w:rsid w:val="00A65ACB"/>
    <w:rsid w:val="00A66B6A"/>
    <w:rsid w:val="00A67633"/>
    <w:rsid w:val="00A70294"/>
    <w:rsid w:val="00A7035F"/>
    <w:rsid w:val="00A72770"/>
    <w:rsid w:val="00A72E3B"/>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36C7"/>
    <w:rsid w:val="00AB6D7F"/>
    <w:rsid w:val="00AB7F25"/>
    <w:rsid w:val="00AC15FE"/>
    <w:rsid w:val="00AC217C"/>
    <w:rsid w:val="00AC2BE3"/>
    <w:rsid w:val="00AC5414"/>
    <w:rsid w:val="00AD1BD8"/>
    <w:rsid w:val="00AD3279"/>
    <w:rsid w:val="00AD3FB8"/>
    <w:rsid w:val="00AD4552"/>
    <w:rsid w:val="00AD7CF9"/>
    <w:rsid w:val="00AD7D75"/>
    <w:rsid w:val="00AE1ACD"/>
    <w:rsid w:val="00AE2634"/>
    <w:rsid w:val="00AE4507"/>
    <w:rsid w:val="00AE5089"/>
    <w:rsid w:val="00AE7F7C"/>
    <w:rsid w:val="00AF3B1E"/>
    <w:rsid w:val="00AF44E9"/>
    <w:rsid w:val="00AF59CA"/>
    <w:rsid w:val="00AF61D9"/>
    <w:rsid w:val="00AF6267"/>
    <w:rsid w:val="00AF72F6"/>
    <w:rsid w:val="00B05A62"/>
    <w:rsid w:val="00B06AA9"/>
    <w:rsid w:val="00B07BE4"/>
    <w:rsid w:val="00B101E8"/>
    <w:rsid w:val="00B102C7"/>
    <w:rsid w:val="00B124BD"/>
    <w:rsid w:val="00B162F9"/>
    <w:rsid w:val="00B20031"/>
    <w:rsid w:val="00B20E8C"/>
    <w:rsid w:val="00B23433"/>
    <w:rsid w:val="00B2430D"/>
    <w:rsid w:val="00B24DFC"/>
    <w:rsid w:val="00B26FBF"/>
    <w:rsid w:val="00B27386"/>
    <w:rsid w:val="00B33B47"/>
    <w:rsid w:val="00B3421E"/>
    <w:rsid w:val="00B4087C"/>
    <w:rsid w:val="00B41EE1"/>
    <w:rsid w:val="00B4366C"/>
    <w:rsid w:val="00B444D1"/>
    <w:rsid w:val="00B463EC"/>
    <w:rsid w:val="00B47584"/>
    <w:rsid w:val="00B477E8"/>
    <w:rsid w:val="00B50B5B"/>
    <w:rsid w:val="00B516F0"/>
    <w:rsid w:val="00B51CD4"/>
    <w:rsid w:val="00B520E7"/>
    <w:rsid w:val="00B523C7"/>
    <w:rsid w:val="00B53D82"/>
    <w:rsid w:val="00B5626C"/>
    <w:rsid w:val="00B578C5"/>
    <w:rsid w:val="00B60048"/>
    <w:rsid w:val="00B61A83"/>
    <w:rsid w:val="00B628A1"/>
    <w:rsid w:val="00B62FCC"/>
    <w:rsid w:val="00B63A04"/>
    <w:rsid w:val="00B703CB"/>
    <w:rsid w:val="00B71427"/>
    <w:rsid w:val="00B71B7F"/>
    <w:rsid w:val="00B731B5"/>
    <w:rsid w:val="00B7341C"/>
    <w:rsid w:val="00B7752E"/>
    <w:rsid w:val="00B7783B"/>
    <w:rsid w:val="00B80620"/>
    <w:rsid w:val="00B80C62"/>
    <w:rsid w:val="00B8158C"/>
    <w:rsid w:val="00B81D8A"/>
    <w:rsid w:val="00B851F3"/>
    <w:rsid w:val="00B93199"/>
    <w:rsid w:val="00B94099"/>
    <w:rsid w:val="00B94957"/>
    <w:rsid w:val="00BA01A9"/>
    <w:rsid w:val="00BA1E98"/>
    <w:rsid w:val="00BB115F"/>
    <w:rsid w:val="00BB2183"/>
    <w:rsid w:val="00BB3CD7"/>
    <w:rsid w:val="00BB42F9"/>
    <w:rsid w:val="00BB5635"/>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B3B"/>
    <w:rsid w:val="00C17C88"/>
    <w:rsid w:val="00C212E8"/>
    <w:rsid w:val="00C214D1"/>
    <w:rsid w:val="00C215DB"/>
    <w:rsid w:val="00C21ACE"/>
    <w:rsid w:val="00C2462A"/>
    <w:rsid w:val="00C27E3E"/>
    <w:rsid w:val="00C30925"/>
    <w:rsid w:val="00C32F22"/>
    <w:rsid w:val="00C33849"/>
    <w:rsid w:val="00C3427D"/>
    <w:rsid w:val="00C3465E"/>
    <w:rsid w:val="00C36894"/>
    <w:rsid w:val="00C372E8"/>
    <w:rsid w:val="00C41065"/>
    <w:rsid w:val="00C41110"/>
    <w:rsid w:val="00C41A61"/>
    <w:rsid w:val="00C4745A"/>
    <w:rsid w:val="00C51765"/>
    <w:rsid w:val="00C525E1"/>
    <w:rsid w:val="00C55701"/>
    <w:rsid w:val="00C6125E"/>
    <w:rsid w:val="00C62117"/>
    <w:rsid w:val="00C623E6"/>
    <w:rsid w:val="00C6259E"/>
    <w:rsid w:val="00C62CBA"/>
    <w:rsid w:val="00C66F04"/>
    <w:rsid w:val="00C67086"/>
    <w:rsid w:val="00C70D9F"/>
    <w:rsid w:val="00C73661"/>
    <w:rsid w:val="00C74328"/>
    <w:rsid w:val="00C75C08"/>
    <w:rsid w:val="00C770FD"/>
    <w:rsid w:val="00C80759"/>
    <w:rsid w:val="00C81AF1"/>
    <w:rsid w:val="00C82DBC"/>
    <w:rsid w:val="00C82E99"/>
    <w:rsid w:val="00C845FD"/>
    <w:rsid w:val="00C84785"/>
    <w:rsid w:val="00C85011"/>
    <w:rsid w:val="00C86A7D"/>
    <w:rsid w:val="00C86D3A"/>
    <w:rsid w:val="00C901D6"/>
    <w:rsid w:val="00C92335"/>
    <w:rsid w:val="00C92CA1"/>
    <w:rsid w:val="00C94C0B"/>
    <w:rsid w:val="00C969A0"/>
    <w:rsid w:val="00C96D3D"/>
    <w:rsid w:val="00C97592"/>
    <w:rsid w:val="00C97BD3"/>
    <w:rsid w:val="00CA1DA4"/>
    <w:rsid w:val="00CA4719"/>
    <w:rsid w:val="00CA4DE1"/>
    <w:rsid w:val="00CA55C5"/>
    <w:rsid w:val="00CA5B21"/>
    <w:rsid w:val="00CA6AA9"/>
    <w:rsid w:val="00CA7F8C"/>
    <w:rsid w:val="00CC0997"/>
    <w:rsid w:val="00CC3421"/>
    <w:rsid w:val="00CD11F2"/>
    <w:rsid w:val="00CE2F62"/>
    <w:rsid w:val="00CE43B9"/>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4457A"/>
    <w:rsid w:val="00D47CEC"/>
    <w:rsid w:val="00D5035E"/>
    <w:rsid w:val="00D54D3A"/>
    <w:rsid w:val="00D5534B"/>
    <w:rsid w:val="00D55771"/>
    <w:rsid w:val="00D6037E"/>
    <w:rsid w:val="00D60DD2"/>
    <w:rsid w:val="00D61098"/>
    <w:rsid w:val="00D62E95"/>
    <w:rsid w:val="00D6322B"/>
    <w:rsid w:val="00D63B7D"/>
    <w:rsid w:val="00D6661A"/>
    <w:rsid w:val="00D67F7F"/>
    <w:rsid w:val="00D72A0C"/>
    <w:rsid w:val="00D743DD"/>
    <w:rsid w:val="00D76F66"/>
    <w:rsid w:val="00D80098"/>
    <w:rsid w:val="00D80E36"/>
    <w:rsid w:val="00D81286"/>
    <w:rsid w:val="00D81D66"/>
    <w:rsid w:val="00D8310B"/>
    <w:rsid w:val="00D8418B"/>
    <w:rsid w:val="00D870E9"/>
    <w:rsid w:val="00D87158"/>
    <w:rsid w:val="00D91699"/>
    <w:rsid w:val="00D92415"/>
    <w:rsid w:val="00D92F0B"/>
    <w:rsid w:val="00D94FB2"/>
    <w:rsid w:val="00D9619C"/>
    <w:rsid w:val="00D9742D"/>
    <w:rsid w:val="00DA292A"/>
    <w:rsid w:val="00DA37BD"/>
    <w:rsid w:val="00DA506C"/>
    <w:rsid w:val="00DA716F"/>
    <w:rsid w:val="00DA7A7A"/>
    <w:rsid w:val="00DB1FA2"/>
    <w:rsid w:val="00DB2020"/>
    <w:rsid w:val="00DB35F9"/>
    <w:rsid w:val="00DB3A1A"/>
    <w:rsid w:val="00DB6AA8"/>
    <w:rsid w:val="00DB73F2"/>
    <w:rsid w:val="00DC56E7"/>
    <w:rsid w:val="00DC5883"/>
    <w:rsid w:val="00DD0501"/>
    <w:rsid w:val="00DD0EA3"/>
    <w:rsid w:val="00DD10B0"/>
    <w:rsid w:val="00DD3DD4"/>
    <w:rsid w:val="00DD3F23"/>
    <w:rsid w:val="00DD41B5"/>
    <w:rsid w:val="00DD64E5"/>
    <w:rsid w:val="00DE1019"/>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45EBC"/>
    <w:rsid w:val="00E514B3"/>
    <w:rsid w:val="00E52E6B"/>
    <w:rsid w:val="00E53003"/>
    <w:rsid w:val="00E54A2D"/>
    <w:rsid w:val="00E55043"/>
    <w:rsid w:val="00E55184"/>
    <w:rsid w:val="00E56179"/>
    <w:rsid w:val="00E562BD"/>
    <w:rsid w:val="00E56648"/>
    <w:rsid w:val="00E62F7C"/>
    <w:rsid w:val="00E64CA2"/>
    <w:rsid w:val="00E65337"/>
    <w:rsid w:val="00E67634"/>
    <w:rsid w:val="00E677D1"/>
    <w:rsid w:val="00E704DB"/>
    <w:rsid w:val="00E71666"/>
    <w:rsid w:val="00E71BAC"/>
    <w:rsid w:val="00E72E9A"/>
    <w:rsid w:val="00E73466"/>
    <w:rsid w:val="00E758FB"/>
    <w:rsid w:val="00E763E3"/>
    <w:rsid w:val="00E76AD2"/>
    <w:rsid w:val="00E77597"/>
    <w:rsid w:val="00E8333D"/>
    <w:rsid w:val="00E8584F"/>
    <w:rsid w:val="00E85A6A"/>
    <w:rsid w:val="00E96C9A"/>
    <w:rsid w:val="00EA0950"/>
    <w:rsid w:val="00EA0BAF"/>
    <w:rsid w:val="00EA0F01"/>
    <w:rsid w:val="00EA2191"/>
    <w:rsid w:val="00EA29CA"/>
    <w:rsid w:val="00EB1F69"/>
    <w:rsid w:val="00EB7CBA"/>
    <w:rsid w:val="00EC1E35"/>
    <w:rsid w:val="00EC3C98"/>
    <w:rsid w:val="00EC6CCB"/>
    <w:rsid w:val="00ED002A"/>
    <w:rsid w:val="00ED01FC"/>
    <w:rsid w:val="00ED0AD1"/>
    <w:rsid w:val="00ED1E75"/>
    <w:rsid w:val="00ED35A2"/>
    <w:rsid w:val="00ED46B4"/>
    <w:rsid w:val="00ED47CE"/>
    <w:rsid w:val="00ED556C"/>
    <w:rsid w:val="00ED5BDA"/>
    <w:rsid w:val="00ED6AA4"/>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565"/>
    <w:rsid w:val="00F530D3"/>
    <w:rsid w:val="00F57010"/>
    <w:rsid w:val="00F579D5"/>
    <w:rsid w:val="00F579E4"/>
    <w:rsid w:val="00F60187"/>
    <w:rsid w:val="00F6107D"/>
    <w:rsid w:val="00F617DE"/>
    <w:rsid w:val="00F63403"/>
    <w:rsid w:val="00F636CA"/>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3059"/>
    <w:rsid w:val="00FD4F5C"/>
    <w:rsid w:val="00FD60CC"/>
    <w:rsid w:val="00FD6608"/>
    <w:rsid w:val="00FE2C07"/>
    <w:rsid w:val="00FF216D"/>
    <w:rsid w:val="00FF2F18"/>
    <w:rsid w:val="00FF4C3F"/>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2961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6D258-C990-4349-8E9B-A1948F62C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83</Pages>
  <Words>10661</Words>
  <Characters>60769</Characters>
  <Application>Microsoft Office Word</Application>
  <DocSecurity>0</DocSecurity>
  <Lines>506</Lines>
  <Paragraphs>142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19</cp:revision>
  <dcterms:created xsi:type="dcterms:W3CDTF">2018-05-20T22:20:00Z</dcterms:created>
  <dcterms:modified xsi:type="dcterms:W3CDTF">2018-05-20T23:27:00Z</dcterms:modified>
</cp:coreProperties>
</file>