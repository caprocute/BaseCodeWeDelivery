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4EDB9D2E" w14:textId="77777777" w:rsid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Ứng dụng</w:t>
      </w:r>
    </w:p>
    <w:p w14:paraId="6FE12CB8" w14:textId="12A49458" w:rsidR="00BF4388" w:rsidRP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1B7A2CDD" w:rsidR="00BF4388" w:rsidRPr="00487FAD" w:rsidRDefault="00541FC9" w:rsidP="00BF4388">
      <w:pPr>
        <w:jc w:val="center"/>
        <w:rPr>
          <w:rFonts w:ascii="Arial" w:hAnsi="Arial" w:cs="Arial"/>
          <w:sz w:val="52"/>
          <w:szCs w:val="52"/>
        </w:rPr>
      </w:pPr>
      <w:r>
        <w:rPr>
          <w:rFonts w:ascii="Arial" w:hAnsi="Arial" w:cs="Arial"/>
          <w:sz w:val="52"/>
          <w:szCs w:val="52"/>
        </w:rPr>
        <w:t>Hoàng Khắc Hiếu</w:t>
      </w:r>
      <w:r w:rsidR="0042696B">
        <w:rPr>
          <w:rFonts w:ascii="Arial" w:hAnsi="Arial" w:cs="Arial"/>
          <w:sz w:val="52"/>
          <w:szCs w:val="52"/>
        </w:rPr>
        <w:t xml:space="preserve">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43304A28" w14:textId="77777777" w:rsid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Ứng dụng</w:t>
      </w:r>
    </w:p>
    <w:p w14:paraId="2E99C89C" w14:textId="77777777" w:rsidR="00541FC9" w:rsidRP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14428EED" w14:textId="77777777" w:rsidR="009A0D69" w:rsidRPr="00541FC9" w:rsidRDefault="009A0D69" w:rsidP="00BF4388">
      <w:pPr>
        <w:jc w:val="center"/>
        <w:rPr>
          <w:rFonts w:ascii="Arial" w:hAnsi="Arial" w:cs="Arial"/>
          <w:lang w:val="vi-VN"/>
        </w:rPr>
      </w:pPr>
    </w:p>
    <w:p w14:paraId="5871E6F9" w14:textId="6CF588B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771C9940" w:rsidR="00BF4388" w:rsidRPr="00A84F7C" w:rsidRDefault="00541FC9" w:rsidP="00A84F7C">
            <w:pPr>
              <w:jc w:val="left"/>
              <w:rPr>
                <w:rFonts w:ascii="Arial" w:eastAsia="Calibri" w:hAnsi="Arial" w:cs="Arial"/>
                <w:sz w:val="36"/>
                <w:szCs w:val="36"/>
              </w:rPr>
            </w:pPr>
            <w:r>
              <w:rPr>
                <w:rFonts w:ascii="Arial" w:eastAsia="Calibri" w:hAnsi="Arial" w:cs="Arial"/>
                <w:sz w:val="36"/>
                <w:szCs w:val="36"/>
                <w:lang w:val="vi-VN"/>
              </w:rPr>
              <w:t>Hoàng Khắc Hiếu</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56384EA0"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 xml:space="preserve">TS. </w:t>
            </w:r>
            <w:r w:rsidR="00541FC9">
              <w:rPr>
                <w:rFonts w:ascii="Arial" w:eastAsia="Calibri" w:hAnsi="Arial" w:cs="Arial"/>
                <w:sz w:val="36"/>
                <w:szCs w:val="36"/>
                <w:lang w:val="fr-FR"/>
              </w:rPr>
              <w:t>Nguyễn Nhất Hải</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12713170"/>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04D2C51F" w:rsidR="0056786B" w:rsidRPr="00230F73" w:rsidRDefault="0056786B" w:rsidP="0056786B">
      <w:pPr>
        <w:spacing w:line="240" w:lineRule="auto"/>
        <w:rPr>
          <w:lang w:val="fr-FR"/>
        </w:rPr>
      </w:pPr>
      <w:r w:rsidRPr="00230F73">
        <w:rPr>
          <w:lang w:val="fr-FR"/>
        </w:rPr>
        <w:t xml:space="preserve">Họ và tên sinh viên: </w:t>
      </w:r>
      <w:r w:rsidR="00B33B47" w:rsidRPr="00B33B47">
        <w:rPr>
          <w:lang w:val="fr-FR"/>
        </w:rPr>
        <w:t>Hoàng Khắc Hiếu</w:t>
      </w:r>
    </w:p>
    <w:p w14:paraId="522FAB2A" w14:textId="21332CE5" w:rsidR="0056786B" w:rsidRPr="00230F73" w:rsidRDefault="0056786B" w:rsidP="0056786B">
      <w:pPr>
        <w:spacing w:line="240" w:lineRule="auto"/>
        <w:rPr>
          <w:lang w:val="fr-FR"/>
        </w:rPr>
      </w:pPr>
      <w:r w:rsidRPr="00230F73">
        <w:rPr>
          <w:lang w:val="fr-FR"/>
        </w:rPr>
        <w:t>Điện thoại liên lạc</w:t>
      </w:r>
      <w:r w:rsidR="00B33B47">
        <w:rPr>
          <w:lang w:val="vi-VN"/>
        </w:rPr>
        <w:t>:</w:t>
      </w:r>
      <w:r w:rsidR="00B33B47">
        <w:rPr>
          <w:lang w:val="vi-VN"/>
        </w:rPr>
        <w:tab/>
      </w:r>
      <w:r w:rsidR="00B33B47" w:rsidRPr="00B33B47">
        <w:rPr>
          <w:lang w:val="fr-FR"/>
        </w:rPr>
        <w:t>01636458600</w:t>
      </w:r>
      <w:r w:rsidR="00B33B47">
        <w:rPr>
          <w:lang w:val="fr-FR"/>
        </w:rPr>
        <w:tab/>
      </w:r>
      <w:r w:rsidR="00B33B47">
        <w:rPr>
          <w:lang w:val="fr-FR"/>
        </w:rPr>
        <w:tab/>
      </w:r>
      <w:r w:rsidR="006B1413" w:rsidRPr="00230F73">
        <w:rPr>
          <w:lang w:val="fr-FR"/>
        </w:rPr>
        <w:t xml:space="preserve">Email: </w:t>
      </w:r>
      <w:r w:rsidR="00807D05">
        <w:rPr>
          <w:lang w:val="vi-VN"/>
        </w:rPr>
        <w:t>hoangkhachieu96@gmail.com</w:t>
      </w:r>
      <w:r w:rsidRPr="00230F73">
        <w:rPr>
          <w:lang w:val="fr-FR"/>
        </w:rPr>
        <w:t xml:space="preserve"> </w:t>
      </w:r>
    </w:p>
    <w:p w14:paraId="09C6521D" w14:textId="053BF791" w:rsidR="0056786B" w:rsidRPr="00230F73" w:rsidRDefault="0056786B" w:rsidP="0056786B">
      <w:pPr>
        <w:spacing w:line="240" w:lineRule="auto"/>
        <w:rPr>
          <w:lang w:val="fr-FR"/>
        </w:rPr>
      </w:pPr>
      <w:r w:rsidRPr="00230F73">
        <w:rPr>
          <w:lang w:val="fr-FR"/>
        </w:rPr>
        <w:t xml:space="preserve">Lớp: </w:t>
      </w:r>
      <w:r w:rsidR="00807D05">
        <w:rPr>
          <w:lang w:val="vi-VN"/>
        </w:rPr>
        <w:t xml:space="preserve">CN – CNTT 01 – K59 </w:t>
      </w:r>
      <w:r w:rsidR="00807D05">
        <w:rPr>
          <w:lang w:val="vi-VN"/>
        </w:rPr>
        <w:tab/>
      </w:r>
      <w:r w:rsidR="00807D05">
        <w:rPr>
          <w:lang w:val="fr-FR"/>
        </w:rPr>
        <w:t>Hệ đào tạo: Đại học 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313D895" w:rsidR="00BF4388" w:rsidRPr="00230F73" w:rsidRDefault="008D7318" w:rsidP="00ED47CE">
      <w:pPr>
        <w:rPr>
          <w:lang w:val="fr-FR"/>
        </w:rPr>
      </w:pPr>
      <w:r>
        <w:rPr>
          <w:lang w:val="fr-FR"/>
        </w:rPr>
        <w:t>Em</w:t>
      </w:r>
      <w:r w:rsidR="00AF44E9" w:rsidRPr="00230F73">
        <w:rPr>
          <w:lang w:val="fr-FR"/>
        </w:rPr>
        <w:t xml:space="preserve"> – </w:t>
      </w:r>
      <w:r w:rsidR="00807D05">
        <w:rPr>
          <w:i/>
          <w:iCs/>
          <w:lang w:val="fr-FR"/>
        </w:rPr>
        <w:t>Hoàng Khắc Hi</w:t>
      </w:r>
      <w:r w:rsidR="00807D05">
        <w:rPr>
          <w:i/>
          <w:iCs/>
          <w:lang w:val="vi-VN"/>
        </w:rPr>
        <w:t>ếu</w:t>
      </w:r>
      <w:r w:rsidR="00BF4388" w:rsidRPr="00230F73">
        <w:rPr>
          <w:lang w:val="fr-FR"/>
        </w:rPr>
        <w:t xml:space="preserve"> </w:t>
      </w:r>
      <w:r w:rsidR="00AF44E9" w:rsidRPr="00230F73">
        <w:rPr>
          <w:lang w:val="fr-FR"/>
        </w:rPr>
        <w:t>–</w:t>
      </w:r>
      <w:r w:rsidR="00BF4388" w:rsidRPr="00230F73">
        <w:rPr>
          <w:lang w:val="fr-FR"/>
        </w:rPr>
        <w:t xml:space="preserve"> cam kết </w:t>
      </w:r>
      <w:r w:rsidR="00391498" w:rsidRPr="00230F73">
        <w:rPr>
          <w:lang w:val="fr-FR"/>
        </w:rPr>
        <w:t>Đồ án T</w:t>
      </w:r>
      <w:r w:rsidR="00F03DFD" w:rsidRPr="00230F73">
        <w:rPr>
          <w:lang w:val="fr-FR"/>
        </w:rPr>
        <w:t>ốt nghiệp (ĐATN)</w:t>
      </w:r>
      <w:r w:rsidR="00BF4388" w:rsidRPr="00230F73">
        <w:rPr>
          <w:lang w:val="fr-FR"/>
        </w:rPr>
        <w:t xml:space="preserve"> là công trình nghiên cứu của bản thân </w:t>
      </w:r>
      <w:r>
        <w:rPr>
          <w:lang w:val="fr-FR"/>
        </w:rPr>
        <w:t>em</w:t>
      </w:r>
      <w:r w:rsidR="00BF4388" w:rsidRPr="00230F73">
        <w:rPr>
          <w:lang w:val="fr-FR"/>
        </w:rPr>
        <w:t xml:space="preserve"> dưới sự hướng dẫn của </w:t>
      </w:r>
      <w:r w:rsidR="00807D05">
        <w:rPr>
          <w:i/>
          <w:iCs/>
          <w:lang w:val="vi-VN"/>
        </w:rPr>
        <w:t>TS. Nguyễn Nhất Hải</w:t>
      </w:r>
      <w:r w:rsidR="00BF4388" w:rsidRPr="00230F73">
        <w:rPr>
          <w:lang w:val="fr-FR"/>
        </w:rPr>
        <w:t xml:space="preserve">. Các kết quả nêu trong ĐATN là trung thực, </w:t>
      </w:r>
      <w:r w:rsidR="00E96C9A" w:rsidRPr="00230F73">
        <w:rPr>
          <w:lang w:val="fr-FR"/>
        </w:rPr>
        <w:t xml:space="preserve">là thành quả của riêng </w:t>
      </w:r>
      <w:r>
        <w:rPr>
          <w:lang w:val="fr-FR"/>
        </w:rPr>
        <w:t>em</w:t>
      </w:r>
      <w:r w:rsidR="00672CD9" w:rsidRPr="00230F73">
        <w:rPr>
          <w:lang w:val="fr-FR"/>
        </w:rPr>
        <w:t xml:space="preserve">, </w:t>
      </w:r>
      <w:r w:rsidR="00BF4388"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w:t>
      </w:r>
      <w:r>
        <w:rPr>
          <w:lang w:val="fr-FR"/>
        </w:rPr>
        <w:t>Em</w:t>
      </w:r>
      <w:r w:rsidR="00ED47CE" w:rsidRPr="00230F73">
        <w:rPr>
          <w:lang w:val="fr-FR"/>
        </w:rPr>
        <w:t xml:space="preserve">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F579E4"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3458BFE" w:rsidR="00BF4388" w:rsidRPr="00807D05" w:rsidRDefault="00BF4388" w:rsidP="00301514">
            <w:pPr>
              <w:jc w:val="center"/>
              <w:rPr>
                <w:i/>
                <w:lang w:val="vi-VN"/>
              </w:rPr>
            </w:pPr>
            <w:r w:rsidRPr="00230F73">
              <w:rPr>
                <w:i/>
                <w:lang w:val="fr-FR"/>
              </w:rPr>
              <w:t>Hà Nội, ngày    tháng    năm</w:t>
            </w:r>
            <w:r w:rsidR="00807D05">
              <w:rPr>
                <w:i/>
                <w:lang w:val="vi-VN"/>
              </w:rPr>
              <w:t xml:space="preserve"> 2018</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0DDA24AD" w:rsidR="00BF4388" w:rsidRPr="00230F73" w:rsidRDefault="00807D05" w:rsidP="00301514">
            <w:pPr>
              <w:jc w:val="center"/>
              <w:rPr>
                <w:i/>
                <w:iCs/>
                <w:lang w:val="fr-FR"/>
              </w:rPr>
            </w:pPr>
            <w:r>
              <w:rPr>
                <w:i/>
                <w:iCs/>
                <w:lang w:val="fr-FR"/>
              </w:rPr>
              <w:t>Hoàng Khắc Hiếu</w:t>
            </w:r>
          </w:p>
        </w:tc>
      </w:tr>
    </w:tbl>
    <w:p w14:paraId="70396221" w14:textId="77777777" w:rsidR="00BF4388" w:rsidRPr="00230F73" w:rsidRDefault="00BF4388" w:rsidP="00AF72F6">
      <w:pPr>
        <w:pStyle w:val="u1"/>
        <w:framePr w:wrap="notBeside"/>
        <w:numPr>
          <w:ilvl w:val="0"/>
          <w:numId w:val="0"/>
        </w:numPr>
        <w:rPr>
          <w:lang w:val="fr-FR"/>
        </w:rPr>
      </w:pPr>
      <w:bookmarkStart w:id="10" w:name="_Toc510882182"/>
      <w:bookmarkStart w:id="11" w:name="_Toc512713171"/>
      <w:r w:rsidRPr="00230F73">
        <w:rPr>
          <w:lang w:val="fr-FR"/>
        </w:rPr>
        <w:lastRenderedPageBreak/>
        <w:t>Lời cảm ơn</w:t>
      </w:r>
      <w:bookmarkEnd w:id="10"/>
      <w:bookmarkEnd w:id="11"/>
    </w:p>
    <w:p w14:paraId="4A0FB77B" w14:textId="7EACEAF9" w:rsidR="008E2ABD" w:rsidRPr="00C45B55" w:rsidRDefault="008E2ABD" w:rsidP="008E2ABD">
      <w:pPr>
        <w:shd w:val="clear" w:color="auto" w:fill="FFFFFF"/>
        <w:spacing w:after="240"/>
        <w:rPr>
          <w:szCs w:val="26"/>
          <w:lang w:val="fr-FR"/>
        </w:rPr>
      </w:pPr>
      <w:r w:rsidRPr="00C45B55">
        <w:rPr>
          <w:szCs w:val="26"/>
          <w:lang w:val="fr-FR"/>
        </w:rPr>
        <w:t xml:space="preserve">Để luận văn này đạt kết quả tốt đẹp, </w:t>
      </w:r>
      <w:r w:rsidR="008D7318">
        <w:rPr>
          <w:szCs w:val="26"/>
          <w:lang w:val="fr-FR"/>
        </w:rPr>
        <w:t>em</w:t>
      </w:r>
      <w:r w:rsidRPr="00C45B55">
        <w:rPr>
          <w:szCs w:val="26"/>
          <w:lang w:val="fr-FR"/>
        </w:rPr>
        <w:t xml:space="preserve"> đã nhận được sự hỗ trợ, giúp đỡ của nhiều cơ quan, tổ chức, cá nhân. Với tình cảm sâu sắc, chân thành, cho phép </w:t>
      </w:r>
      <w:r w:rsidR="008D7318">
        <w:rPr>
          <w:szCs w:val="26"/>
          <w:lang w:val="fr-FR"/>
        </w:rPr>
        <w:t>em</w:t>
      </w:r>
      <w:r w:rsidRPr="00C45B55">
        <w:rPr>
          <w:szCs w:val="26"/>
          <w:lang w:val="fr-FR"/>
        </w:rPr>
        <w:t xml:space="preserve"> được bày tỏ lòng biết ơn sâu sắc đến tất cả các cá nhân và cơ quan đã tạo điều kiện giúp đỡ trong quá trình học tập và nghiên cứu đề tài.</w:t>
      </w:r>
    </w:p>
    <w:p w14:paraId="57FEB7FC" w14:textId="01586C22" w:rsidR="008E2ABD" w:rsidRPr="008E2ABD" w:rsidRDefault="008E2ABD" w:rsidP="008E2ABD">
      <w:pPr>
        <w:shd w:val="clear" w:color="auto" w:fill="FFFFFF"/>
        <w:spacing w:after="240"/>
        <w:rPr>
          <w:szCs w:val="26"/>
          <w:lang w:val="vi-VN"/>
        </w:rPr>
      </w:pPr>
      <w:r w:rsidRPr="00C45B55">
        <w:rPr>
          <w:szCs w:val="26"/>
          <w:lang w:val="fr-FR"/>
        </w:rPr>
        <w:t xml:space="preserve">Trước hết </w:t>
      </w:r>
      <w:r w:rsidR="008D7318">
        <w:rPr>
          <w:szCs w:val="26"/>
          <w:lang w:val="fr-FR"/>
        </w:rPr>
        <w:t>em</w:t>
      </w:r>
      <w:r w:rsidRPr="00C45B55">
        <w:rPr>
          <w:szCs w:val="26"/>
          <w:lang w:val="fr-FR"/>
        </w:rPr>
        <w:t xml:space="preserve"> xin gửi tới các thầy cô khoa </w:t>
      </w:r>
      <w:r w:rsidRPr="008E2ABD">
        <w:rPr>
          <w:szCs w:val="26"/>
          <w:lang w:val="vi-VN"/>
        </w:rPr>
        <w:t xml:space="preserve">Công nghệ Thông tin Trường đại học Bách Khoa Hà Nội </w:t>
      </w:r>
      <w:r w:rsidRPr="00C45B55">
        <w:rPr>
          <w:szCs w:val="26"/>
          <w:lang w:val="fr-FR"/>
        </w:rPr>
        <w:t xml:space="preserve">lời chào trân trọng, lời chúc sức khỏe và lời cảm ơn sâu sắc. Với sự quan tâm, dạy dỗ, chỉ bảo tận tình chu đáo của thầy cô, đến nay </w:t>
      </w:r>
      <w:r w:rsidR="008D7318">
        <w:rPr>
          <w:szCs w:val="26"/>
          <w:lang w:val="fr-FR"/>
        </w:rPr>
        <w:t>em</w:t>
      </w:r>
      <w:r w:rsidRPr="00C45B55">
        <w:rPr>
          <w:szCs w:val="26"/>
          <w:lang w:val="fr-FR"/>
        </w:rPr>
        <w:t xml:space="preserve"> đã có </w:t>
      </w:r>
      <w:r w:rsidRPr="008E2ABD">
        <w:rPr>
          <w:szCs w:val="26"/>
          <w:lang w:val="fr-FR"/>
        </w:rPr>
        <w:t xml:space="preserve">thể hoàn thành luận văn, đề tài </w:t>
      </w:r>
      <w:r w:rsidRPr="008E2ABD">
        <w:rPr>
          <w:szCs w:val="26"/>
          <w:lang w:val="vi-VN"/>
        </w:rPr>
        <w:t>với điều kiện tốt nhất.</w:t>
      </w:r>
    </w:p>
    <w:p w14:paraId="61E51144" w14:textId="4C65D598" w:rsidR="008E2ABD" w:rsidRPr="00C45B55" w:rsidRDefault="008E2ABD" w:rsidP="008E2ABD">
      <w:pPr>
        <w:shd w:val="clear" w:color="auto" w:fill="FFFFFF"/>
        <w:spacing w:after="240"/>
        <w:rPr>
          <w:szCs w:val="26"/>
          <w:lang w:val="fr-FR"/>
        </w:rPr>
      </w:pPr>
      <w:r w:rsidRPr="00C45B55">
        <w:rPr>
          <w:szCs w:val="26"/>
          <w:lang w:val="fr-FR"/>
        </w:rPr>
        <w:t xml:space="preserve">Đặc biệt </w:t>
      </w:r>
      <w:r w:rsidR="008D7318">
        <w:rPr>
          <w:szCs w:val="26"/>
          <w:lang w:val="fr-FR"/>
        </w:rPr>
        <w:t>em</w:t>
      </w:r>
      <w:r w:rsidRPr="00C45B55">
        <w:rPr>
          <w:szCs w:val="26"/>
          <w:lang w:val="fr-FR"/>
        </w:rPr>
        <w:t xml:space="preserve"> xin gửi lời cảm ơn chân thành nhất tới thầy giáo</w:t>
      </w:r>
      <w:r w:rsidRPr="008E2ABD">
        <w:rPr>
          <w:szCs w:val="26"/>
          <w:lang w:val="vi-VN"/>
        </w:rPr>
        <w:t xml:space="preserve"> </w:t>
      </w:r>
      <w:r w:rsidRPr="008E2ABD">
        <w:rPr>
          <w:szCs w:val="26"/>
          <w:lang w:val="fr-FR"/>
        </w:rPr>
        <w:t xml:space="preserve">– </w:t>
      </w:r>
      <w:r w:rsidRPr="00C45B55">
        <w:rPr>
          <w:szCs w:val="26"/>
          <w:lang w:val="fr-FR"/>
        </w:rPr>
        <w:t xml:space="preserve">TS. </w:t>
      </w:r>
      <w:r w:rsidRPr="008E2ABD">
        <w:rPr>
          <w:szCs w:val="26"/>
          <w:lang w:val="vi-VN"/>
        </w:rPr>
        <w:t>Nguyễn Nhất Hải</w:t>
      </w:r>
      <w:r w:rsidRPr="00C45B55">
        <w:rPr>
          <w:szCs w:val="26"/>
          <w:lang w:val="fr-FR"/>
        </w:rPr>
        <w:t xml:space="preserve"> đã quan tâm giúp đỡ, hướng dẫn </w:t>
      </w:r>
      <w:r w:rsidR="008D7318">
        <w:rPr>
          <w:szCs w:val="26"/>
          <w:lang w:val="fr-FR"/>
        </w:rPr>
        <w:t>em</w:t>
      </w:r>
      <w:r w:rsidRPr="00C45B55">
        <w:rPr>
          <w:szCs w:val="26"/>
          <w:lang w:val="fr-FR"/>
        </w:rPr>
        <w:t xml:space="preserve"> hoàn thành tốt luận văn này trong thời gian qua.</w:t>
      </w:r>
    </w:p>
    <w:p w14:paraId="2BD44BED" w14:textId="226066A2" w:rsidR="008E2ABD" w:rsidRPr="00C45B55"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bày tỏ lòng biết ơn đến lãnh đạo Trường Đại học </w:t>
      </w:r>
      <w:r w:rsidR="008E2ABD" w:rsidRPr="008E2ABD">
        <w:rPr>
          <w:szCs w:val="26"/>
          <w:lang w:val="vi-VN"/>
        </w:rPr>
        <w:t>Bách Khoa Hà Nội</w:t>
      </w:r>
      <w:r w:rsidR="008E2ABD" w:rsidRPr="00C45B55">
        <w:rPr>
          <w:szCs w:val="26"/>
          <w:lang w:val="fr-FR"/>
        </w:rPr>
        <w:t xml:space="preserve">, các Khoa Phòng ban chức năng đã trực tiếp và gián tiếp giúp đỡ </w:t>
      </w:r>
      <w:r>
        <w:rPr>
          <w:szCs w:val="26"/>
          <w:lang w:val="fr-FR"/>
        </w:rPr>
        <w:t>em</w:t>
      </w:r>
      <w:r w:rsidR="008E2ABD" w:rsidRPr="00C45B55">
        <w:rPr>
          <w:szCs w:val="26"/>
          <w:lang w:val="fr-FR"/>
        </w:rPr>
        <w:t xml:space="preserve"> trong suốt quá trình học tập và nghiên cứu đề tài.</w:t>
      </w:r>
    </w:p>
    <w:p w14:paraId="0A717DFF" w14:textId="3767DE62" w:rsidR="008E2ABD" w:rsidRPr="00C45B55" w:rsidRDefault="008E2ABD" w:rsidP="008E2ABD">
      <w:pPr>
        <w:shd w:val="clear" w:color="auto" w:fill="FFFFFF"/>
        <w:spacing w:after="240"/>
        <w:rPr>
          <w:szCs w:val="26"/>
          <w:lang w:val="fr-FR"/>
        </w:rPr>
      </w:pPr>
      <w:r w:rsidRPr="00C45B55">
        <w:rPr>
          <w:szCs w:val="26"/>
          <w:lang w:val="fr-FR"/>
        </w:rPr>
        <w:t xml:space="preserve">Với điều kiện thời gian cũng như kinh nghiệm còn hạn chế của một học viên, luận văn này không thể tránh được những thiếu sót. </w:t>
      </w:r>
      <w:r w:rsidR="008D7318">
        <w:rPr>
          <w:szCs w:val="26"/>
          <w:lang w:val="fr-FR"/>
        </w:rPr>
        <w:t>Em</w:t>
      </w:r>
      <w:r w:rsidRPr="00C45B55">
        <w:rPr>
          <w:szCs w:val="26"/>
          <w:lang w:val="fr-FR"/>
        </w:rPr>
        <w:t xml:space="preserve"> rất mong nhận được sự chỉ bảo, đóng góp ý kiến của các thầy cô để </w:t>
      </w:r>
      <w:r w:rsidR="008D7318">
        <w:rPr>
          <w:szCs w:val="26"/>
          <w:lang w:val="fr-FR"/>
        </w:rPr>
        <w:t>em</w:t>
      </w:r>
      <w:r w:rsidRPr="00C45B55">
        <w:rPr>
          <w:szCs w:val="26"/>
          <w:lang w:val="fr-FR"/>
        </w:rPr>
        <w:t xml:space="preserve"> có điều kiện bổ sung, nâng cao ý thức của mình, phục vụ tốt hơn công tác thực tế sau này.</w:t>
      </w:r>
    </w:p>
    <w:p w14:paraId="3EFB4A45" w14:textId="5D57C32B" w:rsidR="008E2ABD" w:rsidRPr="008E2ABD"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chân thành cảm ơn!</w:t>
      </w:r>
    </w:p>
    <w:p w14:paraId="64766C92" w14:textId="41677766" w:rsidR="00666EF2" w:rsidRPr="00230F73" w:rsidRDefault="00666EF2" w:rsidP="00666EF2">
      <w:pPr>
        <w:rPr>
          <w:lang w:val="fr-FR"/>
        </w:rPr>
      </w:pPr>
    </w:p>
    <w:p w14:paraId="2E2FFC20" w14:textId="62722F37" w:rsidR="003F0040" w:rsidRPr="00230F73" w:rsidRDefault="003F0040" w:rsidP="00AF72F6">
      <w:pPr>
        <w:pStyle w:val="u1"/>
        <w:framePr w:wrap="notBeside"/>
        <w:numPr>
          <w:ilvl w:val="0"/>
          <w:numId w:val="0"/>
        </w:numPr>
        <w:rPr>
          <w:lang w:val="fr-FR"/>
        </w:rPr>
      </w:pPr>
      <w:bookmarkStart w:id="12" w:name="_Toc510882183"/>
      <w:bookmarkStart w:id="13" w:name="_Toc512713172"/>
      <w:r w:rsidRPr="00230F73">
        <w:rPr>
          <w:lang w:val="fr-FR"/>
        </w:rPr>
        <w:lastRenderedPageBreak/>
        <w:t>Tóm tắt</w:t>
      </w:r>
      <w:bookmarkEnd w:id="12"/>
      <w:bookmarkEnd w:id="13"/>
    </w:p>
    <w:p w14:paraId="53D00F6B" w14:textId="77777777" w:rsidR="008E2ABD" w:rsidRPr="008E2ABD" w:rsidRDefault="008E2ABD" w:rsidP="008E2ABD">
      <w:pPr>
        <w:rPr>
          <w:lang w:val="fr-FR"/>
        </w:rPr>
      </w:pPr>
      <w:r w:rsidRPr="008E2ABD">
        <w:rPr>
          <w:lang w:val="fr-FR"/>
        </w:rPr>
        <w:t>Hiện nay tại Việt Nam, với sự phát triển không ngừng của nền kinh tế kèm theo đó là sự chuyển đổi từ mô hình thương mại truyền thống sang thương mại điện tử ngày càng mạnh mẽ, nhu cầu vận chuyển hàng hóa của người dân ngày càng lớn.Tuy nhiên, với thách thức về giao thông do vấn đề mật độ dân cư cao, hạ tầng giao thông hạn chế nên không phải ai cũng có thể đầu tư phương tiện hàng vận chuyển riêng cho mình. Nhiều dịch vụ giao hàng, chuyển hàng ra đời nhưng với mô hình thiếu khả năng tiếp cận thị trường nên gặp khó khăn trong việc phân phối, cung cấp dịch vụ của mình trong khi đó phía người dân cũng phải loay hoay tìm kiếm thông tin mỗi khi có nhu cầu hàng vận chuyển, gây ra nhiều bất cập.</w:t>
      </w:r>
    </w:p>
    <w:p w14:paraId="6FEC619F" w14:textId="3CB85550" w:rsidR="008E2ABD" w:rsidRPr="008E2ABD" w:rsidRDefault="008E2ABD" w:rsidP="008E2ABD">
      <w:pPr>
        <w:rPr>
          <w:lang w:val="fr-FR"/>
        </w:rPr>
      </w:pPr>
      <w:r w:rsidRPr="008E2ABD">
        <w:rPr>
          <w:lang w:val="fr-FR"/>
        </w:rPr>
        <w:t>Chính vì nhu cầu cấp thiết đó,</w:t>
      </w:r>
      <w:r w:rsidR="00F05ACA">
        <w:rPr>
          <w:lang w:val="fr-FR"/>
        </w:rPr>
        <w:t xml:space="preserve"> đồng thời nhận thấy tiềm năng </w:t>
      </w:r>
      <w:r w:rsidRPr="008E2ABD">
        <w:rPr>
          <w:lang w:val="fr-FR"/>
        </w:rPr>
        <w:t>về sự phổ biến của Interner và điện thoại thông minh tại Việt Nam, ĐATN được ra đời với mục tiêu xây dựng một hệ thống thông tin kết nối giữa tài xế cung cấp dịch vụ với người dân có nhu cầu vận chuyển hàng hóa. Hệ thống tận dụng các thế mạnh về công nghệ của thiết bị di động thông minh dựa trên kết quả nghiên cứu nhu cầu thị trường và phân tích các ứng dụng tương tự đã có. Từ đó tập trung xây dựng một thiết kế tổng thể cho hệ thống, tích hợp các công nghệ mới, dịch vụ mới, hữu ích cho người sử dụng.</w:t>
      </w:r>
    </w:p>
    <w:p w14:paraId="40E174E1" w14:textId="77777777" w:rsidR="007B77B5" w:rsidRPr="00230F73" w:rsidRDefault="007B77B5" w:rsidP="00AF72F6">
      <w:pPr>
        <w:pStyle w:val="u1"/>
        <w:framePr w:wrap="notBeside"/>
        <w:numPr>
          <w:ilvl w:val="0"/>
          <w:numId w:val="0"/>
        </w:numPr>
        <w:rPr>
          <w:lang w:val="vi-VN"/>
        </w:rPr>
      </w:pPr>
      <w:bookmarkStart w:id="14" w:name="_Toc510882184"/>
      <w:bookmarkStart w:id="15" w:name="_Toc512713173"/>
      <w:r w:rsidRPr="00230F73">
        <w:rPr>
          <w:lang w:val="vi-VN"/>
        </w:rPr>
        <w:lastRenderedPageBreak/>
        <w:t>Abstract</w:t>
      </w:r>
      <w:bookmarkEnd w:id="14"/>
      <w:bookmarkEnd w:id="15"/>
    </w:p>
    <w:p w14:paraId="244DC431" w14:textId="7F8F6227" w:rsidR="0058055B" w:rsidRPr="00C41110" w:rsidRDefault="007B77B5" w:rsidP="007B77B5">
      <w:pPr>
        <w:rPr>
          <w:lang w:val="vi-VN"/>
        </w:rPr>
      </w:pPr>
      <w:r w:rsidRPr="00230F73">
        <w:rPr>
          <w:lang w:val="vi-VN"/>
        </w:rPr>
        <w:t xml:space="preserve">Mục này khuyến khích sinh viên viết </w:t>
      </w:r>
      <w:r w:rsidR="002E7C54" w:rsidRPr="00A2369E">
        <w:rPr>
          <w:lang w:val="vi-VN"/>
        </w:rPr>
        <w:t xml:space="preserve">lại mục “Tóm tắt” </w:t>
      </w:r>
      <w:r w:rsidRPr="00230F73">
        <w:rPr>
          <w:lang w:val="vi-VN"/>
        </w:rPr>
        <w:t xml:space="preserve">đồ án tốt nghiệp </w:t>
      </w:r>
      <w:r w:rsidR="002E7C54" w:rsidRPr="00A2369E">
        <w:rPr>
          <w:lang w:val="vi-VN"/>
        </w:rPr>
        <w:t xml:space="preserve">ở trang trước </w:t>
      </w:r>
      <w:r w:rsidRPr="00230F73">
        <w:rPr>
          <w:lang w:val="vi-VN"/>
        </w:rPr>
        <w:t>bằng tiếng Anh</w:t>
      </w:r>
      <w:r w:rsidR="00740917">
        <w:rPr>
          <w:lang w:val="vi-VN"/>
        </w:rPr>
        <w:t xml:space="preserve">. </w:t>
      </w:r>
      <w:r w:rsidR="00AB2043">
        <w:rPr>
          <w:lang w:val="vi-VN"/>
        </w:rPr>
        <w:t xml:space="preserve">Phần này phải có đầy đủ </w:t>
      </w:r>
      <w:r w:rsidR="005B2C5A" w:rsidRPr="00541FC9">
        <w:rPr>
          <w:lang w:val="vi-VN"/>
        </w:rPr>
        <w:t xml:space="preserve">các </w:t>
      </w:r>
      <w:r w:rsidR="00AB2043" w:rsidRPr="00541FC9">
        <w:rPr>
          <w:lang w:val="vi-VN"/>
        </w:rPr>
        <w:t xml:space="preserve">nội dung </w:t>
      </w:r>
      <w:r w:rsidR="002E7C54" w:rsidRPr="00A2369E">
        <w:rPr>
          <w:lang w:val="vi-VN"/>
        </w:rPr>
        <w:t xml:space="preserve">như trong </w:t>
      </w:r>
      <w:r w:rsidR="000870C4" w:rsidRPr="00541FC9">
        <w:rPr>
          <w:lang w:val="vi-VN"/>
        </w:rPr>
        <w:t>phần</w:t>
      </w:r>
      <w:r w:rsidR="002E7C54" w:rsidRPr="00A2369E">
        <w:rPr>
          <w:lang w:val="vi-VN"/>
        </w:rPr>
        <w:t xml:space="preserve"> tóm tắt </w:t>
      </w:r>
      <w:r w:rsidR="00837A7D" w:rsidRPr="00541FC9">
        <w:rPr>
          <w:lang w:val="vi-VN"/>
        </w:rPr>
        <w:t xml:space="preserve">bằng </w:t>
      </w:r>
      <w:r w:rsidR="002E7C54" w:rsidRPr="00A2369E">
        <w:rPr>
          <w:lang w:val="vi-VN"/>
        </w:rPr>
        <w:t>tiếng Việt</w:t>
      </w:r>
      <w:r w:rsidR="00816E39">
        <w:rPr>
          <w:lang w:val="vi-VN"/>
        </w:rPr>
        <w:t>.</w:t>
      </w:r>
    </w:p>
    <w:p w14:paraId="566C5E39" w14:textId="77777777" w:rsidR="007B77B5" w:rsidRPr="00230F73" w:rsidRDefault="007B77B5" w:rsidP="007B77B5">
      <w:pPr>
        <w:rPr>
          <w:lang w:val="vi-VN"/>
        </w:rPr>
      </w:pPr>
      <w:r w:rsidRPr="00230F73">
        <w:rPr>
          <w:lang w:val="vi-VN"/>
        </w:rPr>
        <w:t>Sinh viên không nhất thiết phải trình bày mục này. Nhưng nếu lựa chọn trình bày, sinh v</w:t>
      </w:r>
      <w:r w:rsidR="00A66B6A" w:rsidRPr="00230F73">
        <w:rPr>
          <w:lang w:val="vi-VN"/>
        </w:rPr>
        <w:t>iên cần đảm bảo câu từ và</w:t>
      </w:r>
      <w:r w:rsidRPr="00230F73">
        <w:rPr>
          <w:lang w:val="vi-VN"/>
        </w:rPr>
        <w:t xml:space="preserve"> ngữ pháp chuẩn tắc, nếu không sẽ có tác dụng ngược, gây phản cảm.</w:t>
      </w:r>
    </w:p>
    <w:p w14:paraId="1667830E" w14:textId="77777777" w:rsidR="007B24B3" w:rsidRDefault="007B24B3" w:rsidP="00AF72F6">
      <w:pPr>
        <w:pStyle w:val="u1"/>
        <w:framePr w:wrap="notBeside"/>
        <w:numPr>
          <w:ilvl w:val="0"/>
          <w:numId w:val="0"/>
        </w:numPr>
      </w:pPr>
      <w:bookmarkStart w:id="16" w:name="_Toc510882185"/>
      <w:bookmarkStart w:id="17" w:name="_Toc512713174"/>
      <w:r>
        <w:lastRenderedPageBreak/>
        <w:t>Mục lục</w:t>
      </w:r>
      <w:bookmarkEnd w:id="16"/>
      <w:bookmarkEnd w:id="17"/>
    </w:p>
    <w:p w14:paraId="484EC522" w14:textId="149D88B0" w:rsidR="00F0352F" w:rsidRDefault="00A028C4">
      <w:pPr>
        <w:pStyle w:val="Mucluc1"/>
        <w:rPr>
          <w:rFonts w:asciiTheme="minorHAnsi" w:eastAsiaTheme="minorEastAsia" w:hAnsiTheme="minorHAnsi" w:cstheme="minorBidi"/>
          <w:b w:val="0"/>
          <w:noProof/>
          <w:sz w:val="24"/>
        </w:rPr>
      </w:pPr>
      <w:r>
        <w:rPr>
          <w:b w:val="0"/>
        </w:rPr>
        <w:fldChar w:fldCharType="begin"/>
      </w:r>
      <w:r>
        <w:rPr>
          <w:b w:val="0"/>
        </w:rPr>
        <w:instrText xml:space="preserve"> TOC \o "1-3" \h \z \u \t "Heading 7,2,Heading 8,3" </w:instrText>
      </w:r>
      <w:r>
        <w:rPr>
          <w:b w:val="0"/>
        </w:rPr>
        <w:fldChar w:fldCharType="separate"/>
      </w:r>
      <w:hyperlink w:anchor="_Toc512713170" w:history="1">
        <w:r w:rsidR="00F0352F" w:rsidRPr="00DB7B45">
          <w:rPr>
            <w:rStyle w:val="Siuktni"/>
            <w:noProof/>
            <w:lang w:val="fr-FR"/>
          </w:rPr>
          <w:t xml:space="preserve">Lời </w:t>
        </w:r>
        <w:r w:rsidR="00F0352F" w:rsidRPr="00DB7B45">
          <w:rPr>
            <w:rStyle w:val="Siuktni"/>
            <w:noProof/>
          </w:rPr>
          <w:t>cam</w:t>
        </w:r>
        <w:r w:rsidR="00F0352F" w:rsidRPr="00DB7B45">
          <w:rPr>
            <w:rStyle w:val="Siuktni"/>
            <w:noProof/>
            <w:lang w:val="fr-FR"/>
          </w:rPr>
          <w:t xml:space="preserve"> kết</w:t>
        </w:r>
        <w:r w:rsidR="00F0352F">
          <w:rPr>
            <w:noProof/>
            <w:webHidden/>
          </w:rPr>
          <w:tab/>
        </w:r>
        <w:r w:rsidR="00F0352F">
          <w:rPr>
            <w:noProof/>
            <w:webHidden/>
          </w:rPr>
          <w:fldChar w:fldCharType="begin"/>
        </w:r>
        <w:r w:rsidR="00F0352F">
          <w:rPr>
            <w:noProof/>
            <w:webHidden/>
          </w:rPr>
          <w:instrText xml:space="preserve"> PAGEREF _Toc512713170 \h </w:instrText>
        </w:r>
        <w:r w:rsidR="00F0352F">
          <w:rPr>
            <w:noProof/>
            <w:webHidden/>
          </w:rPr>
        </w:r>
        <w:r w:rsidR="00F0352F">
          <w:rPr>
            <w:noProof/>
            <w:webHidden/>
          </w:rPr>
          <w:fldChar w:fldCharType="separate"/>
        </w:r>
        <w:r w:rsidR="00F0352F">
          <w:rPr>
            <w:noProof/>
            <w:webHidden/>
          </w:rPr>
          <w:t>iii</w:t>
        </w:r>
        <w:r w:rsidR="00F0352F">
          <w:rPr>
            <w:noProof/>
            <w:webHidden/>
          </w:rPr>
          <w:fldChar w:fldCharType="end"/>
        </w:r>
      </w:hyperlink>
    </w:p>
    <w:p w14:paraId="10ED8F7B" w14:textId="7F82249B" w:rsidR="00F0352F" w:rsidRDefault="004E2218">
      <w:pPr>
        <w:pStyle w:val="Mucluc1"/>
        <w:rPr>
          <w:rFonts w:asciiTheme="minorHAnsi" w:eastAsiaTheme="minorEastAsia" w:hAnsiTheme="minorHAnsi" w:cstheme="minorBidi"/>
          <w:b w:val="0"/>
          <w:noProof/>
          <w:sz w:val="24"/>
        </w:rPr>
      </w:pPr>
      <w:hyperlink w:anchor="_Toc512713171" w:history="1">
        <w:r w:rsidR="00F0352F" w:rsidRPr="00DB7B45">
          <w:rPr>
            <w:rStyle w:val="Siuktni"/>
            <w:noProof/>
            <w:lang w:val="fr-FR"/>
          </w:rPr>
          <w:t>Lời cảm ơn</w:t>
        </w:r>
        <w:r w:rsidR="00F0352F">
          <w:rPr>
            <w:noProof/>
            <w:webHidden/>
          </w:rPr>
          <w:tab/>
        </w:r>
        <w:r w:rsidR="00F0352F">
          <w:rPr>
            <w:noProof/>
            <w:webHidden/>
          </w:rPr>
          <w:fldChar w:fldCharType="begin"/>
        </w:r>
        <w:r w:rsidR="00F0352F">
          <w:rPr>
            <w:noProof/>
            <w:webHidden/>
          </w:rPr>
          <w:instrText xml:space="preserve"> PAGEREF _Toc512713171 \h </w:instrText>
        </w:r>
        <w:r w:rsidR="00F0352F">
          <w:rPr>
            <w:noProof/>
            <w:webHidden/>
          </w:rPr>
        </w:r>
        <w:r w:rsidR="00F0352F">
          <w:rPr>
            <w:noProof/>
            <w:webHidden/>
          </w:rPr>
          <w:fldChar w:fldCharType="separate"/>
        </w:r>
        <w:r w:rsidR="00F0352F">
          <w:rPr>
            <w:noProof/>
            <w:webHidden/>
          </w:rPr>
          <w:t>iv</w:t>
        </w:r>
        <w:r w:rsidR="00F0352F">
          <w:rPr>
            <w:noProof/>
            <w:webHidden/>
          </w:rPr>
          <w:fldChar w:fldCharType="end"/>
        </w:r>
      </w:hyperlink>
    </w:p>
    <w:p w14:paraId="04A62B44" w14:textId="3157D2CC" w:rsidR="00F0352F" w:rsidRDefault="004E2218">
      <w:pPr>
        <w:pStyle w:val="Mucluc1"/>
        <w:rPr>
          <w:rFonts w:asciiTheme="minorHAnsi" w:eastAsiaTheme="minorEastAsia" w:hAnsiTheme="minorHAnsi" w:cstheme="minorBidi"/>
          <w:b w:val="0"/>
          <w:noProof/>
          <w:sz w:val="24"/>
        </w:rPr>
      </w:pPr>
      <w:hyperlink w:anchor="_Toc512713172" w:history="1">
        <w:r w:rsidR="00F0352F" w:rsidRPr="00DB7B45">
          <w:rPr>
            <w:rStyle w:val="Siuktni"/>
            <w:noProof/>
            <w:lang w:val="fr-FR"/>
          </w:rPr>
          <w:t>Tóm tắt</w:t>
        </w:r>
        <w:r w:rsidR="00F0352F">
          <w:rPr>
            <w:noProof/>
            <w:webHidden/>
          </w:rPr>
          <w:tab/>
        </w:r>
        <w:r w:rsidR="00F0352F">
          <w:rPr>
            <w:noProof/>
            <w:webHidden/>
          </w:rPr>
          <w:fldChar w:fldCharType="begin"/>
        </w:r>
        <w:r w:rsidR="00F0352F">
          <w:rPr>
            <w:noProof/>
            <w:webHidden/>
          </w:rPr>
          <w:instrText xml:space="preserve"> PAGEREF _Toc512713172 \h </w:instrText>
        </w:r>
        <w:r w:rsidR="00F0352F">
          <w:rPr>
            <w:noProof/>
            <w:webHidden/>
          </w:rPr>
        </w:r>
        <w:r w:rsidR="00F0352F">
          <w:rPr>
            <w:noProof/>
            <w:webHidden/>
          </w:rPr>
          <w:fldChar w:fldCharType="separate"/>
        </w:r>
        <w:r w:rsidR="00F0352F">
          <w:rPr>
            <w:noProof/>
            <w:webHidden/>
          </w:rPr>
          <w:t>v</w:t>
        </w:r>
        <w:r w:rsidR="00F0352F">
          <w:rPr>
            <w:noProof/>
            <w:webHidden/>
          </w:rPr>
          <w:fldChar w:fldCharType="end"/>
        </w:r>
      </w:hyperlink>
    </w:p>
    <w:p w14:paraId="75D6916A" w14:textId="3254D42D" w:rsidR="00F0352F" w:rsidRDefault="004E2218">
      <w:pPr>
        <w:pStyle w:val="Mucluc1"/>
        <w:rPr>
          <w:rFonts w:asciiTheme="minorHAnsi" w:eastAsiaTheme="minorEastAsia" w:hAnsiTheme="minorHAnsi" w:cstheme="minorBidi"/>
          <w:b w:val="0"/>
          <w:noProof/>
          <w:sz w:val="24"/>
        </w:rPr>
      </w:pPr>
      <w:hyperlink w:anchor="_Toc512713173" w:history="1">
        <w:r w:rsidR="00F0352F" w:rsidRPr="00DB7B45">
          <w:rPr>
            <w:rStyle w:val="Siuktni"/>
            <w:noProof/>
            <w:lang w:val="vi-VN"/>
          </w:rPr>
          <w:t>Abstract</w:t>
        </w:r>
        <w:r w:rsidR="00F0352F">
          <w:rPr>
            <w:noProof/>
            <w:webHidden/>
          </w:rPr>
          <w:tab/>
        </w:r>
        <w:r w:rsidR="00F0352F">
          <w:rPr>
            <w:noProof/>
            <w:webHidden/>
          </w:rPr>
          <w:fldChar w:fldCharType="begin"/>
        </w:r>
        <w:r w:rsidR="00F0352F">
          <w:rPr>
            <w:noProof/>
            <w:webHidden/>
          </w:rPr>
          <w:instrText xml:space="preserve"> PAGEREF _Toc512713173 \h </w:instrText>
        </w:r>
        <w:r w:rsidR="00F0352F">
          <w:rPr>
            <w:noProof/>
            <w:webHidden/>
          </w:rPr>
        </w:r>
        <w:r w:rsidR="00F0352F">
          <w:rPr>
            <w:noProof/>
            <w:webHidden/>
          </w:rPr>
          <w:fldChar w:fldCharType="separate"/>
        </w:r>
        <w:r w:rsidR="00F0352F">
          <w:rPr>
            <w:noProof/>
            <w:webHidden/>
          </w:rPr>
          <w:t>vi</w:t>
        </w:r>
        <w:r w:rsidR="00F0352F">
          <w:rPr>
            <w:noProof/>
            <w:webHidden/>
          </w:rPr>
          <w:fldChar w:fldCharType="end"/>
        </w:r>
      </w:hyperlink>
    </w:p>
    <w:p w14:paraId="439574D0" w14:textId="2D1F2E8C" w:rsidR="00F0352F" w:rsidRDefault="004E2218">
      <w:pPr>
        <w:pStyle w:val="Mucluc1"/>
        <w:rPr>
          <w:rFonts w:asciiTheme="minorHAnsi" w:eastAsiaTheme="minorEastAsia" w:hAnsiTheme="minorHAnsi" w:cstheme="minorBidi"/>
          <w:b w:val="0"/>
          <w:noProof/>
          <w:sz w:val="24"/>
        </w:rPr>
      </w:pPr>
      <w:hyperlink w:anchor="_Toc512713174" w:history="1">
        <w:r w:rsidR="00F0352F" w:rsidRPr="00DB7B45">
          <w:rPr>
            <w:rStyle w:val="Siuktni"/>
            <w:noProof/>
          </w:rPr>
          <w:t>Mục lục</w:t>
        </w:r>
        <w:r w:rsidR="00F0352F">
          <w:rPr>
            <w:noProof/>
            <w:webHidden/>
          </w:rPr>
          <w:tab/>
        </w:r>
        <w:r w:rsidR="00F0352F">
          <w:rPr>
            <w:noProof/>
            <w:webHidden/>
          </w:rPr>
          <w:fldChar w:fldCharType="begin"/>
        </w:r>
        <w:r w:rsidR="00F0352F">
          <w:rPr>
            <w:noProof/>
            <w:webHidden/>
          </w:rPr>
          <w:instrText xml:space="preserve"> PAGEREF _Toc512713174 \h </w:instrText>
        </w:r>
        <w:r w:rsidR="00F0352F">
          <w:rPr>
            <w:noProof/>
            <w:webHidden/>
          </w:rPr>
        </w:r>
        <w:r w:rsidR="00F0352F">
          <w:rPr>
            <w:noProof/>
            <w:webHidden/>
          </w:rPr>
          <w:fldChar w:fldCharType="separate"/>
        </w:r>
        <w:r w:rsidR="00F0352F">
          <w:rPr>
            <w:noProof/>
            <w:webHidden/>
          </w:rPr>
          <w:t>vii</w:t>
        </w:r>
        <w:r w:rsidR="00F0352F">
          <w:rPr>
            <w:noProof/>
            <w:webHidden/>
          </w:rPr>
          <w:fldChar w:fldCharType="end"/>
        </w:r>
      </w:hyperlink>
    </w:p>
    <w:p w14:paraId="57AF1937" w14:textId="7FDAE515" w:rsidR="00F0352F" w:rsidRDefault="004E2218">
      <w:pPr>
        <w:pStyle w:val="Mucluc1"/>
        <w:rPr>
          <w:rFonts w:asciiTheme="minorHAnsi" w:eastAsiaTheme="minorEastAsia" w:hAnsiTheme="minorHAnsi" w:cstheme="minorBidi"/>
          <w:b w:val="0"/>
          <w:noProof/>
          <w:sz w:val="24"/>
        </w:rPr>
      </w:pPr>
      <w:hyperlink w:anchor="_Toc512713175" w:history="1">
        <w:r w:rsidR="00F0352F" w:rsidRPr="00DB7B45">
          <w:rPr>
            <w:rStyle w:val="Siuktni"/>
            <w:noProof/>
          </w:rPr>
          <w:t xml:space="preserve">Danh mục hình </w:t>
        </w:r>
        <w:r w:rsidR="00F0352F" w:rsidRPr="00DB7B45">
          <w:rPr>
            <w:rStyle w:val="Siuktni"/>
            <w:noProof/>
            <w:lang w:val="vi-VN"/>
          </w:rPr>
          <w:t>vẽ</w:t>
        </w:r>
        <w:r w:rsidR="00F0352F">
          <w:rPr>
            <w:noProof/>
            <w:webHidden/>
          </w:rPr>
          <w:tab/>
        </w:r>
        <w:r w:rsidR="00F0352F">
          <w:rPr>
            <w:noProof/>
            <w:webHidden/>
          </w:rPr>
          <w:fldChar w:fldCharType="begin"/>
        </w:r>
        <w:r w:rsidR="00F0352F">
          <w:rPr>
            <w:noProof/>
            <w:webHidden/>
          </w:rPr>
          <w:instrText xml:space="preserve"> PAGEREF _Toc512713175 \h </w:instrText>
        </w:r>
        <w:r w:rsidR="00F0352F">
          <w:rPr>
            <w:noProof/>
            <w:webHidden/>
          </w:rPr>
        </w:r>
        <w:r w:rsidR="00F0352F">
          <w:rPr>
            <w:noProof/>
            <w:webHidden/>
          </w:rPr>
          <w:fldChar w:fldCharType="separate"/>
        </w:r>
        <w:r w:rsidR="00F0352F">
          <w:rPr>
            <w:noProof/>
            <w:webHidden/>
          </w:rPr>
          <w:t>xii</w:t>
        </w:r>
        <w:r w:rsidR="00F0352F">
          <w:rPr>
            <w:noProof/>
            <w:webHidden/>
          </w:rPr>
          <w:fldChar w:fldCharType="end"/>
        </w:r>
      </w:hyperlink>
    </w:p>
    <w:p w14:paraId="73674205" w14:textId="0596E04D" w:rsidR="00F0352F" w:rsidRDefault="004E2218">
      <w:pPr>
        <w:pStyle w:val="Mucluc1"/>
        <w:rPr>
          <w:rFonts w:asciiTheme="minorHAnsi" w:eastAsiaTheme="minorEastAsia" w:hAnsiTheme="minorHAnsi" w:cstheme="minorBidi"/>
          <w:b w:val="0"/>
          <w:noProof/>
          <w:sz w:val="24"/>
        </w:rPr>
      </w:pPr>
      <w:hyperlink w:anchor="_Toc512713176" w:history="1">
        <w:r w:rsidR="00F0352F" w:rsidRPr="00DB7B45">
          <w:rPr>
            <w:rStyle w:val="Siuktni"/>
            <w:noProof/>
          </w:rPr>
          <w:t>Danh mục bảng</w:t>
        </w:r>
        <w:r w:rsidR="00F0352F">
          <w:rPr>
            <w:noProof/>
            <w:webHidden/>
          </w:rPr>
          <w:tab/>
        </w:r>
        <w:r w:rsidR="00F0352F">
          <w:rPr>
            <w:noProof/>
            <w:webHidden/>
          </w:rPr>
          <w:fldChar w:fldCharType="begin"/>
        </w:r>
        <w:r w:rsidR="00F0352F">
          <w:rPr>
            <w:noProof/>
            <w:webHidden/>
          </w:rPr>
          <w:instrText xml:space="preserve"> PAGEREF _Toc512713176 \h </w:instrText>
        </w:r>
        <w:r w:rsidR="00F0352F">
          <w:rPr>
            <w:noProof/>
            <w:webHidden/>
          </w:rPr>
        </w:r>
        <w:r w:rsidR="00F0352F">
          <w:rPr>
            <w:noProof/>
            <w:webHidden/>
          </w:rPr>
          <w:fldChar w:fldCharType="separate"/>
        </w:r>
        <w:r w:rsidR="00F0352F">
          <w:rPr>
            <w:noProof/>
            <w:webHidden/>
          </w:rPr>
          <w:t>xiii</w:t>
        </w:r>
        <w:r w:rsidR="00F0352F">
          <w:rPr>
            <w:noProof/>
            <w:webHidden/>
          </w:rPr>
          <w:fldChar w:fldCharType="end"/>
        </w:r>
      </w:hyperlink>
    </w:p>
    <w:p w14:paraId="5B5CC15C" w14:textId="4ED56C75" w:rsidR="00F0352F" w:rsidRDefault="004E2218">
      <w:pPr>
        <w:pStyle w:val="Mucluc1"/>
        <w:rPr>
          <w:rFonts w:asciiTheme="minorHAnsi" w:eastAsiaTheme="minorEastAsia" w:hAnsiTheme="minorHAnsi" w:cstheme="minorBidi"/>
          <w:b w:val="0"/>
          <w:noProof/>
          <w:sz w:val="24"/>
        </w:rPr>
      </w:pPr>
      <w:hyperlink w:anchor="_Toc512713177" w:history="1">
        <w:r w:rsidR="00F0352F" w:rsidRPr="00DB7B45">
          <w:rPr>
            <w:rStyle w:val="Siuktni"/>
            <w:noProof/>
          </w:rPr>
          <w:t>Danh mục công thức</w:t>
        </w:r>
        <w:r w:rsidR="00F0352F">
          <w:rPr>
            <w:noProof/>
            <w:webHidden/>
          </w:rPr>
          <w:tab/>
        </w:r>
        <w:r w:rsidR="00F0352F">
          <w:rPr>
            <w:noProof/>
            <w:webHidden/>
          </w:rPr>
          <w:fldChar w:fldCharType="begin"/>
        </w:r>
        <w:r w:rsidR="00F0352F">
          <w:rPr>
            <w:noProof/>
            <w:webHidden/>
          </w:rPr>
          <w:instrText xml:space="preserve"> PAGEREF _Toc512713177 \h </w:instrText>
        </w:r>
        <w:r w:rsidR="00F0352F">
          <w:rPr>
            <w:noProof/>
            <w:webHidden/>
          </w:rPr>
        </w:r>
        <w:r w:rsidR="00F0352F">
          <w:rPr>
            <w:noProof/>
            <w:webHidden/>
          </w:rPr>
          <w:fldChar w:fldCharType="separate"/>
        </w:r>
        <w:r w:rsidR="00F0352F">
          <w:rPr>
            <w:noProof/>
            <w:webHidden/>
          </w:rPr>
          <w:t>xiv</w:t>
        </w:r>
        <w:r w:rsidR="00F0352F">
          <w:rPr>
            <w:noProof/>
            <w:webHidden/>
          </w:rPr>
          <w:fldChar w:fldCharType="end"/>
        </w:r>
      </w:hyperlink>
    </w:p>
    <w:p w14:paraId="1072D6E4" w14:textId="66421AD6" w:rsidR="00F0352F" w:rsidRDefault="004E2218">
      <w:pPr>
        <w:pStyle w:val="Mucluc1"/>
        <w:rPr>
          <w:rFonts w:asciiTheme="minorHAnsi" w:eastAsiaTheme="minorEastAsia" w:hAnsiTheme="minorHAnsi" w:cstheme="minorBidi"/>
          <w:b w:val="0"/>
          <w:noProof/>
          <w:sz w:val="24"/>
        </w:rPr>
      </w:pPr>
      <w:hyperlink w:anchor="_Toc512713178" w:history="1">
        <w:r w:rsidR="00F0352F" w:rsidRPr="00DB7B45">
          <w:rPr>
            <w:rStyle w:val="Siuktni"/>
            <w:noProof/>
          </w:rPr>
          <w:t>Danh mục các từ viết tắt</w:t>
        </w:r>
        <w:r w:rsidR="00F0352F">
          <w:rPr>
            <w:noProof/>
            <w:webHidden/>
          </w:rPr>
          <w:tab/>
        </w:r>
        <w:r w:rsidR="00F0352F">
          <w:rPr>
            <w:noProof/>
            <w:webHidden/>
          </w:rPr>
          <w:fldChar w:fldCharType="begin"/>
        </w:r>
        <w:r w:rsidR="00F0352F">
          <w:rPr>
            <w:noProof/>
            <w:webHidden/>
          </w:rPr>
          <w:instrText xml:space="preserve"> PAGEREF _Toc512713178 \h </w:instrText>
        </w:r>
        <w:r w:rsidR="00F0352F">
          <w:rPr>
            <w:noProof/>
            <w:webHidden/>
          </w:rPr>
        </w:r>
        <w:r w:rsidR="00F0352F">
          <w:rPr>
            <w:noProof/>
            <w:webHidden/>
          </w:rPr>
          <w:fldChar w:fldCharType="separate"/>
        </w:r>
        <w:r w:rsidR="00F0352F">
          <w:rPr>
            <w:noProof/>
            <w:webHidden/>
          </w:rPr>
          <w:t>xv</w:t>
        </w:r>
        <w:r w:rsidR="00F0352F">
          <w:rPr>
            <w:noProof/>
            <w:webHidden/>
          </w:rPr>
          <w:fldChar w:fldCharType="end"/>
        </w:r>
      </w:hyperlink>
    </w:p>
    <w:p w14:paraId="20AAB4F5" w14:textId="4E01BDD8" w:rsidR="00F0352F" w:rsidRDefault="004E2218">
      <w:pPr>
        <w:pStyle w:val="Mucluc1"/>
        <w:rPr>
          <w:rFonts w:asciiTheme="minorHAnsi" w:eastAsiaTheme="minorEastAsia" w:hAnsiTheme="minorHAnsi" w:cstheme="minorBidi"/>
          <w:b w:val="0"/>
          <w:noProof/>
          <w:sz w:val="24"/>
        </w:rPr>
      </w:pPr>
      <w:hyperlink w:anchor="_Toc512713179" w:history="1">
        <w:r w:rsidR="00F0352F" w:rsidRPr="00DB7B45">
          <w:rPr>
            <w:rStyle w:val="Siuktni"/>
            <w:noProof/>
          </w:rPr>
          <w:t>Danh mục thuật ngữ</w:t>
        </w:r>
        <w:r w:rsidR="00F0352F">
          <w:rPr>
            <w:noProof/>
            <w:webHidden/>
          </w:rPr>
          <w:tab/>
        </w:r>
        <w:r w:rsidR="00F0352F">
          <w:rPr>
            <w:noProof/>
            <w:webHidden/>
          </w:rPr>
          <w:fldChar w:fldCharType="begin"/>
        </w:r>
        <w:r w:rsidR="00F0352F">
          <w:rPr>
            <w:noProof/>
            <w:webHidden/>
          </w:rPr>
          <w:instrText xml:space="preserve"> PAGEREF _Toc512713179 \h </w:instrText>
        </w:r>
        <w:r w:rsidR="00F0352F">
          <w:rPr>
            <w:noProof/>
            <w:webHidden/>
          </w:rPr>
        </w:r>
        <w:r w:rsidR="00F0352F">
          <w:rPr>
            <w:noProof/>
            <w:webHidden/>
          </w:rPr>
          <w:fldChar w:fldCharType="separate"/>
        </w:r>
        <w:r w:rsidR="00F0352F">
          <w:rPr>
            <w:noProof/>
            <w:webHidden/>
          </w:rPr>
          <w:t>xvi</w:t>
        </w:r>
        <w:r w:rsidR="00F0352F">
          <w:rPr>
            <w:noProof/>
            <w:webHidden/>
          </w:rPr>
          <w:fldChar w:fldCharType="end"/>
        </w:r>
      </w:hyperlink>
    </w:p>
    <w:p w14:paraId="4FECE375" w14:textId="2740CBE1" w:rsidR="00F0352F" w:rsidRDefault="004E2218">
      <w:pPr>
        <w:pStyle w:val="Mucluc1"/>
        <w:rPr>
          <w:rFonts w:asciiTheme="minorHAnsi" w:eastAsiaTheme="minorEastAsia" w:hAnsiTheme="minorHAnsi" w:cstheme="minorBidi"/>
          <w:b w:val="0"/>
          <w:noProof/>
          <w:sz w:val="24"/>
        </w:rPr>
      </w:pPr>
      <w:hyperlink w:anchor="_Toc512713180" w:history="1">
        <w:r w:rsidR="00F0352F" w:rsidRPr="00DB7B45">
          <w:rPr>
            <w:rStyle w:val="Siuktni"/>
            <w:noProof/>
          </w:rPr>
          <w:t>Chương 1 Giới thiệu đề tài</w:t>
        </w:r>
        <w:r w:rsidR="00F0352F">
          <w:rPr>
            <w:noProof/>
            <w:webHidden/>
          </w:rPr>
          <w:tab/>
        </w:r>
        <w:r w:rsidR="00F0352F">
          <w:rPr>
            <w:noProof/>
            <w:webHidden/>
          </w:rPr>
          <w:fldChar w:fldCharType="begin"/>
        </w:r>
        <w:r w:rsidR="00F0352F">
          <w:rPr>
            <w:noProof/>
            <w:webHidden/>
          </w:rPr>
          <w:instrText xml:space="preserve"> PAGEREF _Toc512713180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4DDEF225" w14:textId="608DD7E8"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1" w:history="1">
        <w:r w:rsidR="00F0352F" w:rsidRPr="00DB7B45">
          <w:rPr>
            <w:rStyle w:val="Siuktni"/>
            <w:noProof/>
          </w:rPr>
          <w:t>1.1 Đặt vấn đề</w:t>
        </w:r>
        <w:r w:rsidR="00F0352F">
          <w:rPr>
            <w:noProof/>
            <w:webHidden/>
          </w:rPr>
          <w:tab/>
        </w:r>
        <w:r w:rsidR="00F0352F">
          <w:rPr>
            <w:noProof/>
            <w:webHidden/>
          </w:rPr>
          <w:fldChar w:fldCharType="begin"/>
        </w:r>
        <w:r w:rsidR="00F0352F">
          <w:rPr>
            <w:noProof/>
            <w:webHidden/>
          </w:rPr>
          <w:instrText xml:space="preserve"> PAGEREF _Toc512713181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7CFC4BD5" w14:textId="3EF71FDE"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2" w:history="1">
        <w:r w:rsidR="00F0352F" w:rsidRPr="00DB7B45">
          <w:rPr>
            <w:rStyle w:val="Siuktni"/>
            <w:noProof/>
          </w:rPr>
          <w:t>1.2 Mục tiêu</w:t>
        </w:r>
        <w:r w:rsidR="00F0352F" w:rsidRPr="00DB7B45">
          <w:rPr>
            <w:rStyle w:val="Siuktni"/>
            <w:noProof/>
            <w:lang w:val="vi-VN"/>
          </w:rPr>
          <w:t xml:space="preserve"> và phạm vi </w:t>
        </w:r>
        <w:r w:rsidR="00F0352F" w:rsidRPr="00DB7B45">
          <w:rPr>
            <w:rStyle w:val="Siuktni"/>
            <w:noProof/>
          </w:rPr>
          <w:t>đề tài</w:t>
        </w:r>
        <w:r w:rsidR="00F0352F">
          <w:rPr>
            <w:noProof/>
            <w:webHidden/>
          </w:rPr>
          <w:tab/>
        </w:r>
        <w:r w:rsidR="00F0352F">
          <w:rPr>
            <w:noProof/>
            <w:webHidden/>
          </w:rPr>
          <w:fldChar w:fldCharType="begin"/>
        </w:r>
        <w:r w:rsidR="00F0352F">
          <w:rPr>
            <w:noProof/>
            <w:webHidden/>
          </w:rPr>
          <w:instrText xml:space="preserve"> PAGEREF _Toc512713182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75F614C6" w14:textId="6C6B10D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3" w:history="1">
        <w:r w:rsidR="00F0352F" w:rsidRPr="00DB7B45">
          <w:rPr>
            <w:rStyle w:val="Siuktni"/>
            <w:noProof/>
          </w:rPr>
          <w:t>1.3 Định hướng giải pháp</w:t>
        </w:r>
        <w:r w:rsidR="00F0352F">
          <w:rPr>
            <w:noProof/>
            <w:webHidden/>
          </w:rPr>
          <w:tab/>
        </w:r>
        <w:r w:rsidR="00F0352F">
          <w:rPr>
            <w:noProof/>
            <w:webHidden/>
          </w:rPr>
          <w:fldChar w:fldCharType="begin"/>
        </w:r>
        <w:r w:rsidR="00F0352F">
          <w:rPr>
            <w:noProof/>
            <w:webHidden/>
          </w:rPr>
          <w:instrText xml:space="preserve"> PAGEREF _Toc512713183 \h </w:instrText>
        </w:r>
        <w:r w:rsidR="00F0352F">
          <w:rPr>
            <w:noProof/>
            <w:webHidden/>
          </w:rPr>
        </w:r>
        <w:r w:rsidR="00F0352F">
          <w:rPr>
            <w:noProof/>
            <w:webHidden/>
          </w:rPr>
          <w:fldChar w:fldCharType="separate"/>
        </w:r>
        <w:r w:rsidR="00F0352F">
          <w:rPr>
            <w:noProof/>
            <w:webHidden/>
          </w:rPr>
          <w:t>2</w:t>
        </w:r>
        <w:r w:rsidR="00F0352F">
          <w:rPr>
            <w:noProof/>
            <w:webHidden/>
          </w:rPr>
          <w:fldChar w:fldCharType="end"/>
        </w:r>
      </w:hyperlink>
    </w:p>
    <w:p w14:paraId="7C87ED6E" w14:textId="76BF2F60"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4" w:history="1">
        <w:r w:rsidR="00F0352F" w:rsidRPr="00DB7B45">
          <w:rPr>
            <w:rStyle w:val="Siuktni"/>
            <w:noProof/>
          </w:rPr>
          <w:t>1.4 Bố cục đồ án</w:t>
        </w:r>
        <w:r w:rsidR="00F0352F">
          <w:rPr>
            <w:noProof/>
            <w:webHidden/>
          </w:rPr>
          <w:tab/>
        </w:r>
        <w:r w:rsidR="00F0352F">
          <w:rPr>
            <w:noProof/>
            <w:webHidden/>
          </w:rPr>
          <w:fldChar w:fldCharType="begin"/>
        </w:r>
        <w:r w:rsidR="00F0352F">
          <w:rPr>
            <w:noProof/>
            <w:webHidden/>
          </w:rPr>
          <w:instrText xml:space="preserve"> PAGEREF _Toc512713184 \h </w:instrText>
        </w:r>
        <w:r w:rsidR="00F0352F">
          <w:rPr>
            <w:noProof/>
            <w:webHidden/>
          </w:rPr>
        </w:r>
        <w:r w:rsidR="00F0352F">
          <w:rPr>
            <w:noProof/>
            <w:webHidden/>
          </w:rPr>
          <w:fldChar w:fldCharType="separate"/>
        </w:r>
        <w:r w:rsidR="00F0352F">
          <w:rPr>
            <w:noProof/>
            <w:webHidden/>
          </w:rPr>
          <w:t>2</w:t>
        </w:r>
        <w:r w:rsidR="00F0352F">
          <w:rPr>
            <w:noProof/>
            <w:webHidden/>
          </w:rPr>
          <w:fldChar w:fldCharType="end"/>
        </w:r>
      </w:hyperlink>
    </w:p>
    <w:p w14:paraId="05AC9EC2" w14:textId="435E737F" w:rsidR="00F0352F" w:rsidRDefault="004E2218">
      <w:pPr>
        <w:pStyle w:val="Mucluc1"/>
        <w:rPr>
          <w:rFonts w:asciiTheme="minorHAnsi" w:eastAsiaTheme="minorEastAsia" w:hAnsiTheme="minorHAnsi" w:cstheme="minorBidi"/>
          <w:b w:val="0"/>
          <w:noProof/>
          <w:sz w:val="24"/>
        </w:rPr>
      </w:pPr>
      <w:hyperlink w:anchor="_Toc512713185" w:history="1">
        <w:r w:rsidR="00F0352F" w:rsidRPr="00DB7B45">
          <w:rPr>
            <w:rStyle w:val="Siuktni"/>
            <w:noProof/>
            <w:lang w:val="vi-VN"/>
          </w:rPr>
          <w:t>Chương 2 Khảo sát và phân tích yêu cầu</w:t>
        </w:r>
        <w:r w:rsidR="00F0352F">
          <w:rPr>
            <w:noProof/>
            <w:webHidden/>
          </w:rPr>
          <w:tab/>
        </w:r>
        <w:r w:rsidR="00F0352F">
          <w:rPr>
            <w:noProof/>
            <w:webHidden/>
          </w:rPr>
          <w:fldChar w:fldCharType="begin"/>
        </w:r>
        <w:r w:rsidR="00F0352F">
          <w:rPr>
            <w:noProof/>
            <w:webHidden/>
          </w:rPr>
          <w:instrText xml:space="preserve"> PAGEREF _Toc512713185 \h </w:instrText>
        </w:r>
        <w:r w:rsidR="00F0352F">
          <w:rPr>
            <w:noProof/>
            <w:webHidden/>
          </w:rPr>
        </w:r>
        <w:r w:rsidR="00F0352F">
          <w:rPr>
            <w:noProof/>
            <w:webHidden/>
          </w:rPr>
          <w:fldChar w:fldCharType="separate"/>
        </w:r>
        <w:r w:rsidR="00F0352F">
          <w:rPr>
            <w:noProof/>
            <w:webHidden/>
          </w:rPr>
          <w:t>5</w:t>
        </w:r>
        <w:r w:rsidR="00F0352F">
          <w:rPr>
            <w:noProof/>
            <w:webHidden/>
          </w:rPr>
          <w:fldChar w:fldCharType="end"/>
        </w:r>
      </w:hyperlink>
    </w:p>
    <w:p w14:paraId="4A532D73" w14:textId="548DBF6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6" w:history="1">
        <w:r w:rsidR="00F0352F" w:rsidRPr="00DB7B45">
          <w:rPr>
            <w:rStyle w:val="Siuktni"/>
            <w:noProof/>
          </w:rPr>
          <w:t>2.1 Khảo sát hiện</w:t>
        </w:r>
        <w:r w:rsidR="00F0352F" w:rsidRPr="00DB7B45">
          <w:rPr>
            <w:rStyle w:val="Siuktni"/>
            <w:noProof/>
            <w:lang w:val="vi-VN"/>
          </w:rPr>
          <w:t xml:space="preserve"> </w:t>
        </w:r>
        <w:r w:rsidR="00F0352F" w:rsidRPr="00DB7B45">
          <w:rPr>
            <w:rStyle w:val="Siuktni"/>
            <w:noProof/>
          </w:rPr>
          <w:t>trạng</w:t>
        </w:r>
        <w:r w:rsidR="00F0352F">
          <w:rPr>
            <w:noProof/>
            <w:webHidden/>
          </w:rPr>
          <w:tab/>
        </w:r>
        <w:r w:rsidR="00F0352F">
          <w:rPr>
            <w:noProof/>
            <w:webHidden/>
          </w:rPr>
          <w:fldChar w:fldCharType="begin"/>
        </w:r>
        <w:r w:rsidR="00F0352F">
          <w:rPr>
            <w:noProof/>
            <w:webHidden/>
          </w:rPr>
          <w:instrText xml:space="preserve"> PAGEREF _Toc512713186 \h </w:instrText>
        </w:r>
        <w:r w:rsidR="00F0352F">
          <w:rPr>
            <w:noProof/>
            <w:webHidden/>
          </w:rPr>
        </w:r>
        <w:r w:rsidR="00F0352F">
          <w:rPr>
            <w:noProof/>
            <w:webHidden/>
          </w:rPr>
          <w:fldChar w:fldCharType="separate"/>
        </w:r>
        <w:r w:rsidR="00F0352F">
          <w:rPr>
            <w:noProof/>
            <w:webHidden/>
          </w:rPr>
          <w:t>5</w:t>
        </w:r>
        <w:r w:rsidR="00F0352F">
          <w:rPr>
            <w:noProof/>
            <w:webHidden/>
          </w:rPr>
          <w:fldChar w:fldCharType="end"/>
        </w:r>
      </w:hyperlink>
    </w:p>
    <w:p w14:paraId="74037EB9" w14:textId="4C55693D"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7" w:history="1">
        <w:r w:rsidR="00F0352F" w:rsidRPr="00DB7B45">
          <w:rPr>
            <w:rStyle w:val="Siuktni"/>
            <w:noProof/>
            <w:lang w:val="vi-VN"/>
          </w:rPr>
          <w:t>2.2 Tổng quan chức năng</w:t>
        </w:r>
        <w:r w:rsidR="00F0352F">
          <w:rPr>
            <w:noProof/>
            <w:webHidden/>
          </w:rPr>
          <w:tab/>
        </w:r>
        <w:r w:rsidR="00F0352F">
          <w:rPr>
            <w:noProof/>
            <w:webHidden/>
          </w:rPr>
          <w:fldChar w:fldCharType="begin"/>
        </w:r>
        <w:r w:rsidR="00F0352F">
          <w:rPr>
            <w:noProof/>
            <w:webHidden/>
          </w:rPr>
          <w:instrText xml:space="preserve"> PAGEREF _Toc512713187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45217944" w14:textId="48ADFE05" w:rsidR="00F0352F" w:rsidRDefault="004E2218">
      <w:pPr>
        <w:pStyle w:val="Mucluc3"/>
        <w:tabs>
          <w:tab w:val="right" w:leader="dot" w:pos="8771"/>
        </w:tabs>
        <w:rPr>
          <w:rFonts w:asciiTheme="minorHAnsi" w:eastAsiaTheme="minorEastAsia" w:hAnsiTheme="minorHAnsi" w:cstheme="minorBidi"/>
          <w:noProof/>
          <w:sz w:val="24"/>
        </w:rPr>
      </w:pPr>
      <w:hyperlink w:anchor="_Toc512713188" w:history="1">
        <w:r w:rsidR="00F0352F" w:rsidRPr="00DB7B45">
          <w:rPr>
            <w:rStyle w:val="Siuktni"/>
            <w:noProof/>
          </w:rPr>
          <w:t>2.2.1 Biểu đồ use case tổng quan</w:t>
        </w:r>
        <w:r w:rsidR="00F0352F">
          <w:rPr>
            <w:noProof/>
            <w:webHidden/>
          </w:rPr>
          <w:tab/>
        </w:r>
        <w:r w:rsidR="00F0352F">
          <w:rPr>
            <w:noProof/>
            <w:webHidden/>
          </w:rPr>
          <w:fldChar w:fldCharType="begin"/>
        </w:r>
        <w:r w:rsidR="00F0352F">
          <w:rPr>
            <w:noProof/>
            <w:webHidden/>
          </w:rPr>
          <w:instrText xml:space="preserve"> PAGEREF _Toc512713188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3035FB7F" w14:textId="5D110849" w:rsidR="00F0352F" w:rsidRDefault="004E2218">
      <w:pPr>
        <w:pStyle w:val="Mucluc3"/>
        <w:tabs>
          <w:tab w:val="right" w:leader="dot" w:pos="8771"/>
        </w:tabs>
        <w:rPr>
          <w:rFonts w:asciiTheme="minorHAnsi" w:eastAsiaTheme="minorEastAsia" w:hAnsiTheme="minorHAnsi" w:cstheme="minorBidi"/>
          <w:noProof/>
          <w:sz w:val="24"/>
        </w:rPr>
      </w:pPr>
      <w:hyperlink w:anchor="_Toc512713189" w:history="1">
        <w:r w:rsidR="00F0352F" w:rsidRPr="00DB7B45">
          <w:rPr>
            <w:rStyle w:val="Siuktni"/>
            <w:noProof/>
          </w:rPr>
          <w:t>2.2.2 Biểu đồ use case phân rã XYZ</w:t>
        </w:r>
        <w:r w:rsidR="00F0352F">
          <w:rPr>
            <w:noProof/>
            <w:webHidden/>
          </w:rPr>
          <w:tab/>
        </w:r>
        <w:r w:rsidR="00F0352F">
          <w:rPr>
            <w:noProof/>
            <w:webHidden/>
          </w:rPr>
          <w:fldChar w:fldCharType="begin"/>
        </w:r>
        <w:r w:rsidR="00F0352F">
          <w:rPr>
            <w:noProof/>
            <w:webHidden/>
          </w:rPr>
          <w:instrText xml:space="preserve"> PAGEREF _Toc512713189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21FE1027" w14:textId="733E7A4D" w:rsidR="00F0352F" w:rsidRDefault="004E2218">
      <w:pPr>
        <w:pStyle w:val="Mucluc3"/>
        <w:tabs>
          <w:tab w:val="right" w:leader="dot" w:pos="8771"/>
        </w:tabs>
        <w:rPr>
          <w:rFonts w:asciiTheme="minorHAnsi" w:eastAsiaTheme="minorEastAsia" w:hAnsiTheme="minorHAnsi" w:cstheme="minorBidi"/>
          <w:noProof/>
          <w:sz w:val="24"/>
        </w:rPr>
      </w:pPr>
      <w:hyperlink w:anchor="_Toc512713190" w:history="1">
        <w:r w:rsidR="00F0352F" w:rsidRPr="00DB7B45">
          <w:rPr>
            <w:rStyle w:val="Siuktni"/>
            <w:noProof/>
          </w:rPr>
          <w:t>2.2.3 Quy trình nghiệp vụ</w:t>
        </w:r>
        <w:r w:rsidR="00F0352F">
          <w:rPr>
            <w:noProof/>
            <w:webHidden/>
          </w:rPr>
          <w:tab/>
        </w:r>
        <w:r w:rsidR="00F0352F">
          <w:rPr>
            <w:noProof/>
            <w:webHidden/>
          </w:rPr>
          <w:fldChar w:fldCharType="begin"/>
        </w:r>
        <w:r w:rsidR="00F0352F">
          <w:rPr>
            <w:noProof/>
            <w:webHidden/>
          </w:rPr>
          <w:instrText xml:space="preserve"> PAGEREF _Toc512713190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2ABE79EB" w14:textId="278ECBFA"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1" w:history="1">
        <w:r w:rsidR="00F0352F" w:rsidRPr="00DB7B45">
          <w:rPr>
            <w:rStyle w:val="Siuktni"/>
            <w:noProof/>
          </w:rPr>
          <w:t>2.3 Đặc tả chức năng</w:t>
        </w:r>
        <w:r w:rsidR="00F0352F">
          <w:rPr>
            <w:noProof/>
            <w:webHidden/>
          </w:rPr>
          <w:tab/>
        </w:r>
        <w:r w:rsidR="00F0352F">
          <w:rPr>
            <w:noProof/>
            <w:webHidden/>
          </w:rPr>
          <w:fldChar w:fldCharType="begin"/>
        </w:r>
        <w:r w:rsidR="00F0352F">
          <w:rPr>
            <w:noProof/>
            <w:webHidden/>
          </w:rPr>
          <w:instrText xml:space="preserve"> PAGEREF _Toc512713191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6857E65D" w14:textId="2D4D1E7A" w:rsidR="00F0352F" w:rsidRDefault="004E2218">
      <w:pPr>
        <w:pStyle w:val="Mucluc3"/>
        <w:tabs>
          <w:tab w:val="right" w:leader="dot" w:pos="8771"/>
        </w:tabs>
        <w:rPr>
          <w:rFonts w:asciiTheme="minorHAnsi" w:eastAsiaTheme="minorEastAsia" w:hAnsiTheme="minorHAnsi" w:cstheme="minorBidi"/>
          <w:noProof/>
          <w:sz w:val="24"/>
        </w:rPr>
      </w:pPr>
      <w:hyperlink w:anchor="_Toc512713192" w:history="1">
        <w:r w:rsidR="00F0352F" w:rsidRPr="00DB7B45">
          <w:rPr>
            <w:rStyle w:val="Siuktni"/>
            <w:noProof/>
            <w:lang w:val="vi-VN"/>
          </w:rPr>
          <w:t>2.3.1 Đặc tả use case A</w:t>
        </w:r>
        <w:r w:rsidR="00F0352F">
          <w:rPr>
            <w:noProof/>
            <w:webHidden/>
          </w:rPr>
          <w:tab/>
        </w:r>
        <w:r w:rsidR="00F0352F">
          <w:rPr>
            <w:noProof/>
            <w:webHidden/>
          </w:rPr>
          <w:fldChar w:fldCharType="begin"/>
        </w:r>
        <w:r w:rsidR="00F0352F">
          <w:rPr>
            <w:noProof/>
            <w:webHidden/>
          </w:rPr>
          <w:instrText xml:space="preserve"> PAGEREF _Toc512713192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0F2D6E41" w14:textId="5EFD4140" w:rsidR="00F0352F" w:rsidRDefault="004E2218">
      <w:pPr>
        <w:pStyle w:val="Mucluc3"/>
        <w:tabs>
          <w:tab w:val="right" w:leader="dot" w:pos="8771"/>
        </w:tabs>
        <w:rPr>
          <w:rFonts w:asciiTheme="minorHAnsi" w:eastAsiaTheme="minorEastAsia" w:hAnsiTheme="minorHAnsi" w:cstheme="minorBidi"/>
          <w:noProof/>
          <w:sz w:val="24"/>
        </w:rPr>
      </w:pPr>
      <w:hyperlink w:anchor="_Toc512713193" w:history="1">
        <w:r w:rsidR="00F0352F" w:rsidRPr="00DB7B45">
          <w:rPr>
            <w:rStyle w:val="Siuktni"/>
            <w:noProof/>
            <w:lang w:val="vi-VN"/>
          </w:rPr>
          <w:t>2.3.2 Đặc tả use case B</w:t>
        </w:r>
        <w:r w:rsidR="00F0352F">
          <w:rPr>
            <w:noProof/>
            <w:webHidden/>
          </w:rPr>
          <w:tab/>
        </w:r>
        <w:r w:rsidR="00F0352F">
          <w:rPr>
            <w:noProof/>
            <w:webHidden/>
          </w:rPr>
          <w:fldChar w:fldCharType="begin"/>
        </w:r>
        <w:r w:rsidR="00F0352F">
          <w:rPr>
            <w:noProof/>
            <w:webHidden/>
          </w:rPr>
          <w:instrText xml:space="preserve"> PAGEREF _Toc512713193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5CEB7FBD" w14:textId="417E7BA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4" w:history="1">
        <w:r w:rsidR="00F0352F" w:rsidRPr="00DB7B45">
          <w:rPr>
            <w:rStyle w:val="Siuktni"/>
            <w:noProof/>
          </w:rPr>
          <w:t>2.4 Yêu cầu phi chức năng</w:t>
        </w:r>
        <w:r w:rsidR="00F0352F">
          <w:rPr>
            <w:noProof/>
            <w:webHidden/>
          </w:rPr>
          <w:tab/>
        </w:r>
        <w:r w:rsidR="00F0352F">
          <w:rPr>
            <w:noProof/>
            <w:webHidden/>
          </w:rPr>
          <w:fldChar w:fldCharType="begin"/>
        </w:r>
        <w:r w:rsidR="00F0352F">
          <w:rPr>
            <w:noProof/>
            <w:webHidden/>
          </w:rPr>
          <w:instrText xml:space="preserve"> PAGEREF _Toc512713194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5190647A" w14:textId="532AC65E" w:rsidR="00F0352F" w:rsidRDefault="004E2218">
      <w:pPr>
        <w:pStyle w:val="Mucluc1"/>
        <w:rPr>
          <w:rFonts w:asciiTheme="minorHAnsi" w:eastAsiaTheme="minorEastAsia" w:hAnsiTheme="minorHAnsi" w:cstheme="minorBidi"/>
          <w:b w:val="0"/>
          <w:noProof/>
          <w:sz w:val="24"/>
        </w:rPr>
      </w:pPr>
      <w:hyperlink w:anchor="_Toc512713195" w:history="1">
        <w:r w:rsidR="00F0352F" w:rsidRPr="00DB7B45">
          <w:rPr>
            <w:rStyle w:val="Siuktni"/>
            <w:noProof/>
          </w:rPr>
          <w:t>Chương 3 Công nghệ sử dụng</w:t>
        </w:r>
        <w:r w:rsidR="00F0352F">
          <w:rPr>
            <w:noProof/>
            <w:webHidden/>
          </w:rPr>
          <w:tab/>
        </w:r>
        <w:r w:rsidR="00F0352F">
          <w:rPr>
            <w:noProof/>
            <w:webHidden/>
          </w:rPr>
          <w:fldChar w:fldCharType="begin"/>
        </w:r>
        <w:r w:rsidR="00F0352F">
          <w:rPr>
            <w:noProof/>
            <w:webHidden/>
          </w:rPr>
          <w:instrText xml:space="preserve"> PAGEREF _Toc512713195 \h </w:instrText>
        </w:r>
        <w:r w:rsidR="00F0352F">
          <w:rPr>
            <w:noProof/>
            <w:webHidden/>
          </w:rPr>
        </w:r>
        <w:r w:rsidR="00F0352F">
          <w:rPr>
            <w:noProof/>
            <w:webHidden/>
          </w:rPr>
          <w:fldChar w:fldCharType="separate"/>
        </w:r>
        <w:r w:rsidR="00F0352F">
          <w:rPr>
            <w:noProof/>
            <w:webHidden/>
          </w:rPr>
          <w:t>8</w:t>
        </w:r>
        <w:r w:rsidR="00F0352F">
          <w:rPr>
            <w:noProof/>
            <w:webHidden/>
          </w:rPr>
          <w:fldChar w:fldCharType="end"/>
        </w:r>
      </w:hyperlink>
    </w:p>
    <w:p w14:paraId="2B6B8EF6" w14:textId="17ED3518" w:rsidR="00F0352F" w:rsidRDefault="004E2218">
      <w:pPr>
        <w:pStyle w:val="Mucluc1"/>
        <w:rPr>
          <w:rFonts w:asciiTheme="minorHAnsi" w:eastAsiaTheme="minorEastAsia" w:hAnsiTheme="minorHAnsi" w:cstheme="minorBidi"/>
          <w:b w:val="0"/>
          <w:noProof/>
          <w:sz w:val="24"/>
        </w:rPr>
      </w:pPr>
      <w:hyperlink w:anchor="_Toc512713196" w:history="1">
        <w:r w:rsidR="00F0352F" w:rsidRPr="00DB7B45">
          <w:rPr>
            <w:rStyle w:val="Siuktni"/>
            <w:noProof/>
          </w:rPr>
          <w:t>Chương 4 Phát triển và triển khai ứng dụng</w:t>
        </w:r>
        <w:r w:rsidR="00F0352F">
          <w:rPr>
            <w:noProof/>
            <w:webHidden/>
          </w:rPr>
          <w:tab/>
        </w:r>
        <w:r w:rsidR="00F0352F">
          <w:rPr>
            <w:noProof/>
            <w:webHidden/>
          </w:rPr>
          <w:fldChar w:fldCharType="begin"/>
        </w:r>
        <w:r w:rsidR="00F0352F">
          <w:rPr>
            <w:noProof/>
            <w:webHidden/>
          </w:rPr>
          <w:instrText xml:space="preserve"> PAGEREF _Toc512713196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585849C2" w14:textId="4CBC7FD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7" w:history="1">
        <w:r w:rsidR="00F0352F" w:rsidRPr="00DB7B45">
          <w:rPr>
            <w:rStyle w:val="Siuktni"/>
            <w:noProof/>
          </w:rPr>
          <w:t>4.1 Thiết kế kiến trúc</w:t>
        </w:r>
        <w:r w:rsidR="00F0352F">
          <w:rPr>
            <w:noProof/>
            <w:webHidden/>
          </w:rPr>
          <w:tab/>
        </w:r>
        <w:r w:rsidR="00F0352F">
          <w:rPr>
            <w:noProof/>
            <w:webHidden/>
          </w:rPr>
          <w:fldChar w:fldCharType="begin"/>
        </w:r>
        <w:r w:rsidR="00F0352F">
          <w:rPr>
            <w:noProof/>
            <w:webHidden/>
          </w:rPr>
          <w:instrText xml:space="preserve"> PAGEREF _Toc512713197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4E1281E0" w14:textId="67544D92" w:rsidR="00F0352F" w:rsidRDefault="004E2218">
      <w:pPr>
        <w:pStyle w:val="Mucluc3"/>
        <w:tabs>
          <w:tab w:val="right" w:leader="dot" w:pos="8771"/>
        </w:tabs>
        <w:rPr>
          <w:rFonts w:asciiTheme="minorHAnsi" w:eastAsiaTheme="minorEastAsia" w:hAnsiTheme="minorHAnsi" w:cstheme="minorBidi"/>
          <w:noProof/>
          <w:sz w:val="24"/>
        </w:rPr>
      </w:pPr>
      <w:hyperlink w:anchor="_Toc512713198" w:history="1">
        <w:r w:rsidR="00F0352F" w:rsidRPr="00DB7B45">
          <w:rPr>
            <w:rStyle w:val="Siuktni"/>
            <w:noProof/>
          </w:rPr>
          <w:t>4.1.1 Lựa chọn kiến trúc phần mềm</w:t>
        </w:r>
        <w:r w:rsidR="00F0352F">
          <w:rPr>
            <w:noProof/>
            <w:webHidden/>
          </w:rPr>
          <w:tab/>
        </w:r>
        <w:r w:rsidR="00F0352F">
          <w:rPr>
            <w:noProof/>
            <w:webHidden/>
          </w:rPr>
          <w:fldChar w:fldCharType="begin"/>
        </w:r>
        <w:r w:rsidR="00F0352F">
          <w:rPr>
            <w:noProof/>
            <w:webHidden/>
          </w:rPr>
          <w:instrText xml:space="preserve"> PAGEREF _Toc512713198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370D4584" w14:textId="12B2CF56" w:rsidR="00F0352F" w:rsidRDefault="004E2218">
      <w:pPr>
        <w:pStyle w:val="Mucluc3"/>
        <w:tabs>
          <w:tab w:val="right" w:leader="dot" w:pos="8771"/>
        </w:tabs>
        <w:rPr>
          <w:rFonts w:asciiTheme="minorHAnsi" w:eastAsiaTheme="minorEastAsia" w:hAnsiTheme="minorHAnsi" w:cstheme="minorBidi"/>
          <w:noProof/>
          <w:sz w:val="24"/>
        </w:rPr>
      </w:pPr>
      <w:hyperlink w:anchor="_Toc512713199" w:history="1">
        <w:r w:rsidR="00F0352F" w:rsidRPr="00DB7B45">
          <w:rPr>
            <w:rStyle w:val="Siuktni"/>
            <w:noProof/>
          </w:rPr>
          <w:t>4.1.2 Thiết kế tổng quan</w:t>
        </w:r>
        <w:r w:rsidR="00F0352F">
          <w:rPr>
            <w:noProof/>
            <w:webHidden/>
          </w:rPr>
          <w:tab/>
        </w:r>
        <w:r w:rsidR="00F0352F">
          <w:rPr>
            <w:noProof/>
            <w:webHidden/>
          </w:rPr>
          <w:fldChar w:fldCharType="begin"/>
        </w:r>
        <w:r w:rsidR="00F0352F">
          <w:rPr>
            <w:noProof/>
            <w:webHidden/>
          </w:rPr>
          <w:instrText xml:space="preserve"> PAGEREF _Toc512713199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1330BC50" w14:textId="405AB168" w:rsidR="00F0352F" w:rsidRDefault="004E2218">
      <w:pPr>
        <w:pStyle w:val="Mucluc3"/>
        <w:tabs>
          <w:tab w:val="right" w:leader="dot" w:pos="8771"/>
        </w:tabs>
        <w:rPr>
          <w:rFonts w:asciiTheme="minorHAnsi" w:eastAsiaTheme="minorEastAsia" w:hAnsiTheme="minorHAnsi" w:cstheme="minorBidi"/>
          <w:noProof/>
          <w:sz w:val="24"/>
        </w:rPr>
      </w:pPr>
      <w:hyperlink w:anchor="_Toc512713200" w:history="1">
        <w:r w:rsidR="00F0352F" w:rsidRPr="00DB7B45">
          <w:rPr>
            <w:rStyle w:val="Siuktni"/>
            <w:noProof/>
          </w:rPr>
          <w:t>4.1.3 Thiết kế chi tiết gói</w:t>
        </w:r>
        <w:r w:rsidR="00F0352F">
          <w:rPr>
            <w:noProof/>
            <w:webHidden/>
          </w:rPr>
          <w:tab/>
        </w:r>
        <w:r w:rsidR="00F0352F">
          <w:rPr>
            <w:noProof/>
            <w:webHidden/>
          </w:rPr>
          <w:fldChar w:fldCharType="begin"/>
        </w:r>
        <w:r w:rsidR="00F0352F">
          <w:rPr>
            <w:noProof/>
            <w:webHidden/>
          </w:rPr>
          <w:instrText xml:space="preserve"> PAGEREF _Toc512713200 \h </w:instrText>
        </w:r>
        <w:r w:rsidR="00F0352F">
          <w:rPr>
            <w:noProof/>
            <w:webHidden/>
          </w:rPr>
        </w:r>
        <w:r w:rsidR="00F0352F">
          <w:rPr>
            <w:noProof/>
            <w:webHidden/>
          </w:rPr>
          <w:fldChar w:fldCharType="separate"/>
        </w:r>
        <w:r w:rsidR="00F0352F">
          <w:rPr>
            <w:noProof/>
            <w:webHidden/>
          </w:rPr>
          <w:t>10</w:t>
        </w:r>
        <w:r w:rsidR="00F0352F">
          <w:rPr>
            <w:noProof/>
            <w:webHidden/>
          </w:rPr>
          <w:fldChar w:fldCharType="end"/>
        </w:r>
      </w:hyperlink>
    </w:p>
    <w:p w14:paraId="4FB4F6FE" w14:textId="55C4A6B9"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1" w:history="1">
        <w:r w:rsidR="00F0352F" w:rsidRPr="00DB7B45">
          <w:rPr>
            <w:rStyle w:val="Siuktni"/>
            <w:noProof/>
          </w:rPr>
          <w:t>4.2 Thiết kế chi tiết</w:t>
        </w:r>
        <w:r w:rsidR="00F0352F">
          <w:rPr>
            <w:noProof/>
            <w:webHidden/>
          </w:rPr>
          <w:tab/>
        </w:r>
        <w:r w:rsidR="00F0352F">
          <w:rPr>
            <w:noProof/>
            <w:webHidden/>
          </w:rPr>
          <w:fldChar w:fldCharType="begin"/>
        </w:r>
        <w:r w:rsidR="00F0352F">
          <w:rPr>
            <w:noProof/>
            <w:webHidden/>
          </w:rPr>
          <w:instrText xml:space="preserve"> PAGEREF _Toc512713201 \h </w:instrText>
        </w:r>
        <w:r w:rsidR="00F0352F">
          <w:rPr>
            <w:noProof/>
            <w:webHidden/>
          </w:rPr>
        </w:r>
        <w:r w:rsidR="00F0352F">
          <w:rPr>
            <w:noProof/>
            <w:webHidden/>
          </w:rPr>
          <w:fldChar w:fldCharType="separate"/>
        </w:r>
        <w:r w:rsidR="00F0352F">
          <w:rPr>
            <w:noProof/>
            <w:webHidden/>
          </w:rPr>
          <w:t>11</w:t>
        </w:r>
        <w:r w:rsidR="00F0352F">
          <w:rPr>
            <w:noProof/>
            <w:webHidden/>
          </w:rPr>
          <w:fldChar w:fldCharType="end"/>
        </w:r>
      </w:hyperlink>
    </w:p>
    <w:p w14:paraId="6C74555F" w14:textId="4BDFF31F" w:rsidR="00F0352F" w:rsidRDefault="004E2218">
      <w:pPr>
        <w:pStyle w:val="Mucluc3"/>
        <w:tabs>
          <w:tab w:val="right" w:leader="dot" w:pos="8771"/>
        </w:tabs>
        <w:rPr>
          <w:rFonts w:asciiTheme="minorHAnsi" w:eastAsiaTheme="minorEastAsia" w:hAnsiTheme="minorHAnsi" w:cstheme="minorBidi"/>
          <w:noProof/>
          <w:sz w:val="24"/>
        </w:rPr>
      </w:pPr>
      <w:hyperlink w:anchor="_Toc512713202" w:history="1">
        <w:r w:rsidR="00F0352F" w:rsidRPr="00DB7B45">
          <w:rPr>
            <w:rStyle w:val="Siuktni"/>
            <w:noProof/>
          </w:rPr>
          <w:t>4.2.1 Thiết kế giao diện</w:t>
        </w:r>
        <w:r w:rsidR="00F0352F">
          <w:rPr>
            <w:noProof/>
            <w:webHidden/>
          </w:rPr>
          <w:tab/>
        </w:r>
        <w:r w:rsidR="00F0352F">
          <w:rPr>
            <w:noProof/>
            <w:webHidden/>
          </w:rPr>
          <w:fldChar w:fldCharType="begin"/>
        </w:r>
        <w:r w:rsidR="00F0352F">
          <w:rPr>
            <w:noProof/>
            <w:webHidden/>
          </w:rPr>
          <w:instrText xml:space="preserve"> PAGEREF _Toc512713202 \h </w:instrText>
        </w:r>
        <w:r w:rsidR="00F0352F">
          <w:rPr>
            <w:noProof/>
            <w:webHidden/>
          </w:rPr>
        </w:r>
        <w:r w:rsidR="00F0352F">
          <w:rPr>
            <w:noProof/>
            <w:webHidden/>
          </w:rPr>
          <w:fldChar w:fldCharType="separate"/>
        </w:r>
        <w:r w:rsidR="00F0352F">
          <w:rPr>
            <w:noProof/>
            <w:webHidden/>
          </w:rPr>
          <w:t>11</w:t>
        </w:r>
        <w:r w:rsidR="00F0352F">
          <w:rPr>
            <w:noProof/>
            <w:webHidden/>
          </w:rPr>
          <w:fldChar w:fldCharType="end"/>
        </w:r>
      </w:hyperlink>
    </w:p>
    <w:p w14:paraId="45FC1B51" w14:textId="3E701252" w:rsidR="00F0352F" w:rsidRDefault="004E2218">
      <w:pPr>
        <w:pStyle w:val="Mucluc3"/>
        <w:tabs>
          <w:tab w:val="right" w:leader="dot" w:pos="8771"/>
        </w:tabs>
        <w:rPr>
          <w:rFonts w:asciiTheme="minorHAnsi" w:eastAsiaTheme="minorEastAsia" w:hAnsiTheme="minorHAnsi" w:cstheme="minorBidi"/>
          <w:noProof/>
          <w:sz w:val="24"/>
        </w:rPr>
      </w:pPr>
      <w:hyperlink w:anchor="_Toc512713203" w:history="1">
        <w:r w:rsidR="00F0352F" w:rsidRPr="00DB7B45">
          <w:rPr>
            <w:rStyle w:val="Siuktni"/>
            <w:noProof/>
          </w:rPr>
          <w:t>4.2.2 Thiết kế lớp</w:t>
        </w:r>
        <w:r w:rsidR="00F0352F">
          <w:rPr>
            <w:noProof/>
            <w:webHidden/>
          </w:rPr>
          <w:tab/>
        </w:r>
        <w:r w:rsidR="00F0352F">
          <w:rPr>
            <w:noProof/>
            <w:webHidden/>
          </w:rPr>
          <w:fldChar w:fldCharType="begin"/>
        </w:r>
        <w:r w:rsidR="00F0352F">
          <w:rPr>
            <w:noProof/>
            <w:webHidden/>
          </w:rPr>
          <w:instrText xml:space="preserve"> PAGEREF _Toc512713203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73B0CB5D" w14:textId="50A95C99" w:rsidR="00F0352F" w:rsidRDefault="004E2218">
      <w:pPr>
        <w:pStyle w:val="Mucluc3"/>
        <w:tabs>
          <w:tab w:val="right" w:leader="dot" w:pos="8771"/>
        </w:tabs>
        <w:rPr>
          <w:rFonts w:asciiTheme="minorHAnsi" w:eastAsiaTheme="minorEastAsia" w:hAnsiTheme="minorHAnsi" w:cstheme="minorBidi"/>
          <w:noProof/>
          <w:sz w:val="24"/>
        </w:rPr>
      </w:pPr>
      <w:hyperlink w:anchor="_Toc512713204" w:history="1">
        <w:r w:rsidR="00F0352F" w:rsidRPr="00DB7B45">
          <w:rPr>
            <w:rStyle w:val="Siuktni"/>
            <w:noProof/>
          </w:rPr>
          <w:t>4.2.3 Thiết kế cơ sở dữ liệu</w:t>
        </w:r>
        <w:r w:rsidR="00F0352F">
          <w:rPr>
            <w:noProof/>
            <w:webHidden/>
          </w:rPr>
          <w:tab/>
        </w:r>
        <w:r w:rsidR="00F0352F">
          <w:rPr>
            <w:noProof/>
            <w:webHidden/>
          </w:rPr>
          <w:fldChar w:fldCharType="begin"/>
        </w:r>
        <w:r w:rsidR="00F0352F">
          <w:rPr>
            <w:noProof/>
            <w:webHidden/>
          </w:rPr>
          <w:instrText xml:space="preserve"> PAGEREF _Toc512713204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60769FED" w14:textId="7E1E4FB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5" w:history="1">
        <w:r w:rsidR="00F0352F" w:rsidRPr="00DB7B45">
          <w:rPr>
            <w:rStyle w:val="Siuktni"/>
            <w:noProof/>
          </w:rPr>
          <w:t>4.3 Xây dựng ứng dụng</w:t>
        </w:r>
        <w:r w:rsidR="00F0352F">
          <w:rPr>
            <w:noProof/>
            <w:webHidden/>
          </w:rPr>
          <w:tab/>
        </w:r>
        <w:r w:rsidR="00F0352F">
          <w:rPr>
            <w:noProof/>
            <w:webHidden/>
          </w:rPr>
          <w:fldChar w:fldCharType="begin"/>
        </w:r>
        <w:r w:rsidR="00F0352F">
          <w:rPr>
            <w:noProof/>
            <w:webHidden/>
          </w:rPr>
          <w:instrText xml:space="preserve"> PAGEREF _Toc512713205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41E22BBA" w14:textId="618BD6E1" w:rsidR="00F0352F" w:rsidRDefault="004E2218">
      <w:pPr>
        <w:pStyle w:val="Mucluc3"/>
        <w:tabs>
          <w:tab w:val="right" w:leader="dot" w:pos="8771"/>
        </w:tabs>
        <w:rPr>
          <w:rFonts w:asciiTheme="minorHAnsi" w:eastAsiaTheme="minorEastAsia" w:hAnsiTheme="minorHAnsi" w:cstheme="minorBidi"/>
          <w:noProof/>
          <w:sz w:val="24"/>
        </w:rPr>
      </w:pPr>
      <w:hyperlink w:anchor="_Toc512713206" w:history="1">
        <w:r w:rsidR="00F0352F" w:rsidRPr="00DB7B45">
          <w:rPr>
            <w:rStyle w:val="Siuktni"/>
            <w:noProof/>
          </w:rPr>
          <w:t>4.3.1 Thư viện và công cụ sử dụng</w:t>
        </w:r>
        <w:r w:rsidR="00F0352F">
          <w:rPr>
            <w:noProof/>
            <w:webHidden/>
          </w:rPr>
          <w:tab/>
        </w:r>
        <w:r w:rsidR="00F0352F">
          <w:rPr>
            <w:noProof/>
            <w:webHidden/>
          </w:rPr>
          <w:fldChar w:fldCharType="begin"/>
        </w:r>
        <w:r w:rsidR="00F0352F">
          <w:rPr>
            <w:noProof/>
            <w:webHidden/>
          </w:rPr>
          <w:instrText xml:space="preserve"> PAGEREF _Toc512713206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1CB4563D" w14:textId="09A1106A" w:rsidR="00F0352F" w:rsidRDefault="004E2218">
      <w:pPr>
        <w:pStyle w:val="Mucluc3"/>
        <w:tabs>
          <w:tab w:val="right" w:leader="dot" w:pos="8771"/>
        </w:tabs>
        <w:rPr>
          <w:rFonts w:asciiTheme="minorHAnsi" w:eastAsiaTheme="minorEastAsia" w:hAnsiTheme="minorHAnsi" w:cstheme="minorBidi"/>
          <w:noProof/>
          <w:sz w:val="24"/>
        </w:rPr>
      </w:pPr>
      <w:hyperlink w:anchor="_Toc512713207" w:history="1">
        <w:r w:rsidR="00F0352F" w:rsidRPr="00DB7B45">
          <w:rPr>
            <w:rStyle w:val="Siuktni"/>
            <w:noProof/>
          </w:rPr>
          <w:t>4.3.2 Kết quả đạt được</w:t>
        </w:r>
        <w:r w:rsidR="00F0352F">
          <w:rPr>
            <w:noProof/>
            <w:webHidden/>
          </w:rPr>
          <w:tab/>
        </w:r>
        <w:r w:rsidR="00F0352F">
          <w:rPr>
            <w:noProof/>
            <w:webHidden/>
          </w:rPr>
          <w:fldChar w:fldCharType="begin"/>
        </w:r>
        <w:r w:rsidR="00F0352F">
          <w:rPr>
            <w:noProof/>
            <w:webHidden/>
          </w:rPr>
          <w:instrText xml:space="preserve"> PAGEREF _Toc512713207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4D5D2991" w14:textId="4604B742" w:rsidR="00F0352F" w:rsidRDefault="004E2218">
      <w:pPr>
        <w:pStyle w:val="Mucluc3"/>
        <w:tabs>
          <w:tab w:val="right" w:leader="dot" w:pos="8771"/>
        </w:tabs>
        <w:rPr>
          <w:rFonts w:asciiTheme="minorHAnsi" w:eastAsiaTheme="minorEastAsia" w:hAnsiTheme="minorHAnsi" w:cstheme="minorBidi"/>
          <w:noProof/>
          <w:sz w:val="24"/>
        </w:rPr>
      </w:pPr>
      <w:hyperlink w:anchor="_Toc512713208" w:history="1">
        <w:r w:rsidR="00F0352F" w:rsidRPr="00DB7B45">
          <w:rPr>
            <w:rStyle w:val="Siuktni"/>
            <w:noProof/>
          </w:rPr>
          <w:t>4.3.3 Minh hoạ các chức năng chính</w:t>
        </w:r>
        <w:r w:rsidR="00F0352F">
          <w:rPr>
            <w:noProof/>
            <w:webHidden/>
          </w:rPr>
          <w:tab/>
        </w:r>
        <w:r w:rsidR="00F0352F">
          <w:rPr>
            <w:noProof/>
            <w:webHidden/>
          </w:rPr>
          <w:fldChar w:fldCharType="begin"/>
        </w:r>
        <w:r w:rsidR="00F0352F">
          <w:rPr>
            <w:noProof/>
            <w:webHidden/>
          </w:rPr>
          <w:instrText xml:space="preserve"> PAGEREF _Toc512713208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0A107D7D" w14:textId="3C17433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9" w:history="1">
        <w:r w:rsidR="00F0352F" w:rsidRPr="00DB7B45">
          <w:rPr>
            <w:rStyle w:val="Siuktni"/>
            <w:noProof/>
          </w:rPr>
          <w:t>4.4 Kiểm thử</w:t>
        </w:r>
        <w:r w:rsidR="00F0352F">
          <w:rPr>
            <w:noProof/>
            <w:webHidden/>
          </w:rPr>
          <w:tab/>
        </w:r>
        <w:r w:rsidR="00F0352F">
          <w:rPr>
            <w:noProof/>
            <w:webHidden/>
          </w:rPr>
          <w:fldChar w:fldCharType="begin"/>
        </w:r>
        <w:r w:rsidR="00F0352F">
          <w:rPr>
            <w:noProof/>
            <w:webHidden/>
          </w:rPr>
          <w:instrText xml:space="preserve"> PAGEREF _Toc512713209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35AAE7C6" w14:textId="31160D1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0" w:history="1">
        <w:r w:rsidR="00F0352F" w:rsidRPr="00DB7B45">
          <w:rPr>
            <w:rStyle w:val="Siuktni"/>
            <w:noProof/>
          </w:rPr>
          <w:t>4.5 Triển khai</w:t>
        </w:r>
        <w:r w:rsidR="00F0352F">
          <w:rPr>
            <w:noProof/>
            <w:webHidden/>
          </w:rPr>
          <w:tab/>
        </w:r>
        <w:r w:rsidR="00F0352F">
          <w:rPr>
            <w:noProof/>
            <w:webHidden/>
          </w:rPr>
          <w:fldChar w:fldCharType="begin"/>
        </w:r>
        <w:r w:rsidR="00F0352F">
          <w:rPr>
            <w:noProof/>
            <w:webHidden/>
          </w:rPr>
          <w:instrText xml:space="preserve"> PAGEREF _Toc512713210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788A55B7" w14:textId="5D61B1AC" w:rsidR="00F0352F" w:rsidRDefault="004E2218">
      <w:pPr>
        <w:pStyle w:val="Mucluc1"/>
        <w:rPr>
          <w:rFonts w:asciiTheme="minorHAnsi" w:eastAsiaTheme="minorEastAsia" w:hAnsiTheme="minorHAnsi" w:cstheme="minorBidi"/>
          <w:b w:val="0"/>
          <w:noProof/>
          <w:sz w:val="24"/>
        </w:rPr>
      </w:pPr>
      <w:hyperlink w:anchor="_Toc512713211" w:history="1">
        <w:r w:rsidR="00F0352F" w:rsidRPr="00DB7B45">
          <w:rPr>
            <w:rStyle w:val="Siuktni"/>
            <w:noProof/>
          </w:rPr>
          <w:t>Chương 5 Các giải pháp và đóng góp nổi bật</w:t>
        </w:r>
        <w:r w:rsidR="00F0352F">
          <w:rPr>
            <w:noProof/>
            <w:webHidden/>
          </w:rPr>
          <w:tab/>
        </w:r>
        <w:r w:rsidR="00F0352F">
          <w:rPr>
            <w:noProof/>
            <w:webHidden/>
          </w:rPr>
          <w:fldChar w:fldCharType="begin"/>
        </w:r>
        <w:r w:rsidR="00F0352F">
          <w:rPr>
            <w:noProof/>
            <w:webHidden/>
          </w:rPr>
          <w:instrText xml:space="preserve"> PAGEREF _Toc512713211 \h </w:instrText>
        </w:r>
        <w:r w:rsidR="00F0352F">
          <w:rPr>
            <w:noProof/>
            <w:webHidden/>
          </w:rPr>
        </w:r>
        <w:r w:rsidR="00F0352F">
          <w:rPr>
            <w:noProof/>
            <w:webHidden/>
          </w:rPr>
          <w:fldChar w:fldCharType="separate"/>
        </w:r>
        <w:r w:rsidR="00F0352F">
          <w:rPr>
            <w:noProof/>
            <w:webHidden/>
          </w:rPr>
          <w:t>14</w:t>
        </w:r>
        <w:r w:rsidR="00F0352F">
          <w:rPr>
            <w:noProof/>
            <w:webHidden/>
          </w:rPr>
          <w:fldChar w:fldCharType="end"/>
        </w:r>
      </w:hyperlink>
    </w:p>
    <w:p w14:paraId="6E0755EC" w14:textId="51FDD6AA" w:rsidR="00F0352F" w:rsidRDefault="004E2218">
      <w:pPr>
        <w:pStyle w:val="Mucluc1"/>
        <w:rPr>
          <w:rFonts w:asciiTheme="minorHAnsi" w:eastAsiaTheme="minorEastAsia" w:hAnsiTheme="minorHAnsi" w:cstheme="minorBidi"/>
          <w:b w:val="0"/>
          <w:noProof/>
          <w:sz w:val="24"/>
        </w:rPr>
      </w:pPr>
      <w:hyperlink w:anchor="_Toc512713212" w:history="1">
        <w:r w:rsidR="00F0352F" w:rsidRPr="00DB7B45">
          <w:rPr>
            <w:rStyle w:val="Siuktni"/>
            <w:noProof/>
            <w:lang w:val="vi-VN"/>
          </w:rPr>
          <w:t>Chương 6 Kết luận và hướng phát triển</w:t>
        </w:r>
        <w:r w:rsidR="00F0352F">
          <w:rPr>
            <w:noProof/>
            <w:webHidden/>
          </w:rPr>
          <w:tab/>
        </w:r>
        <w:r w:rsidR="00F0352F">
          <w:rPr>
            <w:noProof/>
            <w:webHidden/>
          </w:rPr>
          <w:fldChar w:fldCharType="begin"/>
        </w:r>
        <w:r w:rsidR="00F0352F">
          <w:rPr>
            <w:noProof/>
            <w:webHidden/>
          </w:rPr>
          <w:instrText xml:space="preserve"> PAGEREF _Toc512713212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2A783619" w14:textId="0217504C"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3" w:history="1">
        <w:r w:rsidR="00F0352F" w:rsidRPr="00DB7B45">
          <w:rPr>
            <w:rStyle w:val="Siuktni"/>
            <w:noProof/>
          </w:rPr>
          <w:t>6.1 Kết luận</w:t>
        </w:r>
        <w:r w:rsidR="00F0352F">
          <w:rPr>
            <w:noProof/>
            <w:webHidden/>
          </w:rPr>
          <w:tab/>
        </w:r>
        <w:r w:rsidR="00F0352F">
          <w:rPr>
            <w:noProof/>
            <w:webHidden/>
          </w:rPr>
          <w:fldChar w:fldCharType="begin"/>
        </w:r>
        <w:r w:rsidR="00F0352F">
          <w:rPr>
            <w:noProof/>
            <w:webHidden/>
          </w:rPr>
          <w:instrText xml:space="preserve"> PAGEREF _Toc512713213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60C01E31" w14:textId="192FD58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4" w:history="1">
        <w:r w:rsidR="00F0352F" w:rsidRPr="00DB7B45">
          <w:rPr>
            <w:rStyle w:val="Siuktni"/>
            <w:noProof/>
          </w:rPr>
          <w:t>6.2 Hướng phát triển</w:t>
        </w:r>
        <w:r w:rsidR="00F0352F">
          <w:rPr>
            <w:noProof/>
            <w:webHidden/>
          </w:rPr>
          <w:tab/>
        </w:r>
        <w:r w:rsidR="00F0352F">
          <w:rPr>
            <w:noProof/>
            <w:webHidden/>
          </w:rPr>
          <w:fldChar w:fldCharType="begin"/>
        </w:r>
        <w:r w:rsidR="00F0352F">
          <w:rPr>
            <w:noProof/>
            <w:webHidden/>
          </w:rPr>
          <w:instrText xml:space="preserve"> PAGEREF _Toc512713214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45533815" w14:textId="34715A6B" w:rsidR="00F0352F" w:rsidRDefault="004E2218">
      <w:pPr>
        <w:pStyle w:val="Mucluc1"/>
        <w:rPr>
          <w:rFonts w:asciiTheme="minorHAnsi" w:eastAsiaTheme="minorEastAsia" w:hAnsiTheme="minorHAnsi" w:cstheme="minorBidi"/>
          <w:b w:val="0"/>
          <w:noProof/>
          <w:sz w:val="24"/>
        </w:rPr>
      </w:pPr>
      <w:hyperlink w:anchor="_Toc512713215" w:history="1">
        <w:r w:rsidR="00F0352F" w:rsidRPr="00DB7B45">
          <w:rPr>
            <w:rStyle w:val="Siuktni"/>
            <w:noProof/>
          </w:rPr>
          <w:t>Tài liệu tham khảo</w:t>
        </w:r>
        <w:r w:rsidR="00F0352F">
          <w:rPr>
            <w:noProof/>
            <w:webHidden/>
          </w:rPr>
          <w:tab/>
        </w:r>
        <w:r w:rsidR="00F0352F">
          <w:rPr>
            <w:noProof/>
            <w:webHidden/>
          </w:rPr>
          <w:fldChar w:fldCharType="begin"/>
        </w:r>
        <w:r w:rsidR="00F0352F">
          <w:rPr>
            <w:noProof/>
            <w:webHidden/>
          </w:rPr>
          <w:instrText xml:space="preserve"> PAGEREF _Toc512713215 \h </w:instrText>
        </w:r>
        <w:r w:rsidR="00F0352F">
          <w:rPr>
            <w:noProof/>
            <w:webHidden/>
          </w:rPr>
        </w:r>
        <w:r w:rsidR="00F0352F">
          <w:rPr>
            <w:noProof/>
            <w:webHidden/>
          </w:rPr>
          <w:fldChar w:fldCharType="separate"/>
        </w:r>
        <w:r w:rsidR="00F0352F">
          <w:rPr>
            <w:noProof/>
            <w:webHidden/>
          </w:rPr>
          <w:t>17</w:t>
        </w:r>
        <w:r w:rsidR="00F0352F">
          <w:rPr>
            <w:noProof/>
            <w:webHidden/>
          </w:rPr>
          <w:fldChar w:fldCharType="end"/>
        </w:r>
      </w:hyperlink>
    </w:p>
    <w:p w14:paraId="249B6841" w14:textId="60E0978C" w:rsidR="00F0352F" w:rsidRDefault="004E2218">
      <w:pPr>
        <w:pStyle w:val="Mucluc1"/>
        <w:rPr>
          <w:rFonts w:asciiTheme="minorHAnsi" w:eastAsiaTheme="minorEastAsia" w:hAnsiTheme="minorHAnsi" w:cstheme="minorBidi"/>
          <w:b w:val="0"/>
          <w:noProof/>
          <w:sz w:val="24"/>
        </w:rPr>
      </w:pPr>
      <w:hyperlink w:anchor="_Toc512713216" w:history="1">
        <w:r w:rsidR="00F0352F" w:rsidRPr="00DB7B45">
          <w:rPr>
            <w:rStyle w:val="Siuktni"/>
            <w:noProof/>
          </w:rPr>
          <w:t>Phụ lục</w:t>
        </w:r>
        <w:r w:rsidR="00F0352F">
          <w:rPr>
            <w:noProof/>
            <w:webHidden/>
          </w:rPr>
          <w:tab/>
        </w:r>
        <w:r w:rsidR="00F0352F">
          <w:rPr>
            <w:noProof/>
            <w:webHidden/>
          </w:rPr>
          <w:fldChar w:fldCharType="begin"/>
        </w:r>
        <w:r w:rsidR="00F0352F">
          <w:rPr>
            <w:noProof/>
            <w:webHidden/>
          </w:rPr>
          <w:instrText xml:space="preserve"> PAGEREF _Toc512713216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78FB4B4B" w14:textId="5D3C50A8"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7" w:history="1">
        <w:r w:rsidR="00F0352F" w:rsidRPr="00DB7B45">
          <w:rPr>
            <w:rStyle w:val="Siuktni"/>
            <w:noProof/>
          </w:rPr>
          <w:t>A Hướng dẫn viết đồ án tốt nghiệp</w:t>
        </w:r>
        <w:r w:rsidR="00F0352F">
          <w:rPr>
            <w:noProof/>
            <w:webHidden/>
          </w:rPr>
          <w:tab/>
        </w:r>
        <w:r w:rsidR="00F0352F">
          <w:rPr>
            <w:noProof/>
            <w:webHidden/>
          </w:rPr>
          <w:fldChar w:fldCharType="begin"/>
        </w:r>
        <w:r w:rsidR="00F0352F">
          <w:rPr>
            <w:noProof/>
            <w:webHidden/>
          </w:rPr>
          <w:instrText xml:space="preserve"> PAGEREF _Toc512713217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5B84799A" w14:textId="00C4B0EA" w:rsidR="00F0352F" w:rsidRDefault="004E2218">
      <w:pPr>
        <w:pStyle w:val="Mucluc3"/>
        <w:tabs>
          <w:tab w:val="right" w:leader="dot" w:pos="8771"/>
        </w:tabs>
        <w:rPr>
          <w:rFonts w:asciiTheme="minorHAnsi" w:eastAsiaTheme="minorEastAsia" w:hAnsiTheme="minorHAnsi" w:cstheme="minorBidi"/>
          <w:noProof/>
          <w:sz w:val="24"/>
        </w:rPr>
      </w:pPr>
      <w:hyperlink w:anchor="_Toc512713218" w:history="1">
        <w:r w:rsidR="00F0352F" w:rsidRPr="00DB7B45">
          <w:rPr>
            <w:rStyle w:val="Siuktni"/>
            <w:noProof/>
          </w:rPr>
          <w:t>A.1 Quy định chung</w:t>
        </w:r>
        <w:r w:rsidR="00F0352F">
          <w:rPr>
            <w:noProof/>
            <w:webHidden/>
          </w:rPr>
          <w:tab/>
        </w:r>
        <w:r w:rsidR="00F0352F">
          <w:rPr>
            <w:noProof/>
            <w:webHidden/>
          </w:rPr>
          <w:fldChar w:fldCharType="begin"/>
        </w:r>
        <w:r w:rsidR="00F0352F">
          <w:rPr>
            <w:noProof/>
            <w:webHidden/>
          </w:rPr>
          <w:instrText xml:space="preserve"> PAGEREF _Toc512713218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0439DE71" w14:textId="2CA8C069" w:rsidR="00F0352F" w:rsidRDefault="004E2218">
      <w:pPr>
        <w:pStyle w:val="Mucluc3"/>
        <w:tabs>
          <w:tab w:val="right" w:leader="dot" w:pos="8771"/>
        </w:tabs>
        <w:rPr>
          <w:rFonts w:asciiTheme="minorHAnsi" w:eastAsiaTheme="minorEastAsia" w:hAnsiTheme="minorHAnsi" w:cstheme="minorBidi"/>
          <w:noProof/>
          <w:sz w:val="24"/>
        </w:rPr>
      </w:pPr>
      <w:hyperlink w:anchor="_Toc512713219" w:history="1">
        <w:r w:rsidR="00F0352F" w:rsidRPr="00DB7B45">
          <w:rPr>
            <w:rStyle w:val="Siuktni"/>
            <w:noProof/>
          </w:rPr>
          <w:t>A.2 Tạo đề mục</w:t>
        </w:r>
        <w:r w:rsidR="00F0352F">
          <w:rPr>
            <w:noProof/>
            <w:webHidden/>
          </w:rPr>
          <w:tab/>
        </w:r>
        <w:r w:rsidR="00F0352F">
          <w:rPr>
            <w:noProof/>
            <w:webHidden/>
          </w:rPr>
          <w:fldChar w:fldCharType="begin"/>
        </w:r>
        <w:r w:rsidR="00F0352F">
          <w:rPr>
            <w:noProof/>
            <w:webHidden/>
          </w:rPr>
          <w:instrText xml:space="preserve"> PAGEREF _Toc512713219 \h </w:instrText>
        </w:r>
        <w:r w:rsidR="00F0352F">
          <w:rPr>
            <w:noProof/>
            <w:webHidden/>
          </w:rPr>
        </w:r>
        <w:r w:rsidR="00F0352F">
          <w:rPr>
            <w:noProof/>
            <w:webHidden/>
          </w:rPr>
          <w:fldChar w:fldCharType="separate"/>
        </w:r>
        <w:r w:rsidR="00F0352F">
          <w:rPr>
            <w:noProof/>
            <w:webHidden/>
          </w:rPr>
          <w:t>A-2</w:t>
        </w:r>
        <w:r w:rsidR="00F0352F">
          <w:rPr>
            <w:noProof/>
            <w:webHidden/>
          </w:rPr>
          <w:fldChar w:fldCharType="end"/>
        </w:r>
      </w:hyperlink>
    </w:p>
    <w:p w14:paraId="3B175231" w14:textId="742D015A" w:rsidR="00F0352F" w:rsidRDefault="004E2218">
      <w:pPr>
        <w:pStyle w:val="Mucluc3"/>
        <w:tabs>
          <w:tab w:val="right" w:leader="dot" w:pos="8771"/>
        </w:tabs>
        <w:rPr>
          <w:rFonts w:asciiTheme="minorHAnsi" w:eastAsiaTheme="minorEastAsia" w:hAnsiTheme="minorHAnsi" w:cstheme="minorBidi"/>
          <w:noProof/>
          <w:sz w:val="24"/>
        </w:rPr>
      </w:pPr>
      <w:hyperlink w:anchor="_Toc512713220" w:history="1">
        <w:r w:rsidR="00F0352F" w:rsidRPr="00DB7B45">
          <w:rPr>
            <w:rStyle w:val="Siuktni"/>
            <w:noProof/>
          </w:rPr>
          <w:t>A.3 Bảng biểu</w:t>
        </w:r>
        <w:r w:rsidR="00F0352F">
          <w:rPr>
            <w:noProof/>
            <w:webHidden/>
          </w:rPr>
          <w:tab/>
        </w:r>
        <w:r w:rsidR="00F0352F">
          <w:rPr>
            <w:noProof/>
            <w:webHidden/>
          </w:rPr>
          <w:fldChar w:fldCharType="begin"/>
        </w:r>
        <w:r w:rsidR="00F0352F">
          <w:rPr>
            <w:noProof/>
            <w:webHidden/>
          </w:rPr>
          <w:instrText xml:space="preserve"> PAGEREF _Toc512713220 \h </w:instrText>
        </w:r>
        <w:r w:rsidR="00F0352F">
          <w:rPr>
            <w:noProof/>
            <w:webHidden/>
          </w:rPr>
        </w:r>
        <w:r w:rsidR="00F0352F">
          <w:rPr>
            <w:noProof/>
            <w:webHidden/>
          </w:rPr>
          <w:fldChar w:fldCharType="separate"/>
        </w:r>
        <w:r w:rsidR="00F0352F">
          <w:rPr>
            <w:noProof/>
            <w:webHidden/>
          </w:rPr>
          <w:t>A-3</w:t>
        </w:r>
        <w:r w:rsidR="00F0352F">
          <w:rPr>
            <w:noProof/>
            <w:webHidden/>
          </w:rPr>
          <w:fldChar w:fldCharType="end"/>
        </w:r>
      </w:hyperlink>
    </w:p>
    <w:p w14:paraId="08B90409" w14:textId="3ECD6F96" w:rsidR="00F0352F" w:rsidRDefault="004E2218">
      <w:pPr>
        <w:pStyle w:val="Mucluc3"/>
        <w:tabs>
          <w:tab w:val="right" w:leader="dot" w:pos="8771"/>
        </w:tabs>
        <w:rPr>
          <w:rFonts w:asciiTheme="minorHAnsi" w:eastAsiaTheme="minorEastAsia" w:hAnsiTheme="minorHAnsi" w:cstheme="minorBidi"/>
          <w:noProof/>
          <w:sz w:val="24"/>
        </w:rPr>
      </w:pPr>
      <w:hyperlink w:anchor="_Toc512713221" w:history="1">
        <w:r w:rsidR="00F0352F" w:rsidRPr="00DB7B45">
          <w:rPr>
            <w:rStyle w:val="Siuktni"/>
            <w:noProof/>
          </w:rPr>
          <w:t>A.4 Hình vẽ</w:t>
        </w:r>
        <w:r w:rsidR="00F0352F">
          <w:rPr>
            <w:noProof/>
            <w:webHidden/>
          </w:rPr>
          <w:tab/>
        </w:r>
        <w:r w:rsidR="00F0352F">
          <w:rPr>
            <w:noProof/>
            <w:webHidden/>
          </w:rPr>
          <w:fldChar w:fldCharType="begin"/>
        </w:r>
        <w:r w:rsidR="00F0352F">
          <w:rPr>
            <w:noProof/>
            <w:webHidden/>
          </w:rPr>
          <w:instrText xml:space="preserve"> PAGEREF _Toc512713221 \h </w:instrText>
        </w:r>
        <w:r w:rsidR="00F0352F">
          <w:rPr>
            <w:noProof/>
            <w:webHidden/>
          </w:rPr>
        </w:r>
        <w:r w:rsidR="00F0352F">
          <w:rPr>
            <w:noProof/>
            <w:webHidden/>
          </w:rPr>
          <w:fldChar w:fldCharType="separate"/>
        </w:r>
        <w:r w:rsidR="00F0352F">
          <w:rPr>
            <w:noProof/>
            <w:webHidden/>
          </w:rPr>
          <w:t>A-4</w:t>
        </w:r>
        <w:r w:rsidR="00F0352F">
          <w:rPr>
            <w:noProof/>
            <w:webHidden/>
          </w:rPr>
          <w:fldChar w:fldCharType="end"/>
        </w:r>
      </w:hyperlink>
    </w:p>
    <w:p w14:paraId="3CDC85C4" w14:textId="110D423C" w:rsidR="00F0352F" w:rsidRDefault="004E2218">
      <w:pPr>
        <w:pStyle w:val="Mucluc3"/>
        <w:tabs>
          <w:tab w:val="right" w:leader="dot" w:pos="8771"/>
        </w:tabs>
        <w:rPr>
          <w:rFonts w:asciiTheme="minorHAnsi" w:eastAsiaTheme="minorEastAsia" w:hAnsiTheme="minorHAnsi" w:cstheme="minorBidi"/>
          <w:noProof/>
          <w:sz w:val="24"/>
        </w:rPr>
      </w:pPr>
      <w:hyperlink w:anchor="_Toc512713222" w:history="1">
        <w:r w:rsidR="00F0352F" w:rsidRPr="00DB7B45">
          <w:rPr>
            <w:rStyle w:val="Siuktni"/>
            <w:noProof/>
          </w:rPr>
          <w:t>A.5 Tài liệu tham khảo</w:t>
        </w:r>
        <w:r w:rsidR="00F0352F">
          <w:rPr>
            <w:noProof/>
            <w:webHidden/>
          </w:rPr>
          <w:tab/>
        </w:r>
        <w:r w:rsidR="00F0352F">
          <w:rPr>
            <w:noProof/>
            <w:webHidden/>
          </w:rPr>
          <w:fldChar w:fldCharType="begin"/>
        </w:r>
        <w:r w:rsidR="00F0352F">
          <w:rPr>
            <w:noProof/>
            <w:webHidden/>
          </w:rPr>
          <w:instrText xml:space="preserve"> PAGEREF _Toc512713222 \h </w:instrText>
        </w:r>
        <w:r w:rsidR="00F0352F">
          <w:rPr>
            <w:noProof/>
            <w:webHidden/>
          </w:rPr>
        </w:r>
        <w:r w:rsidR="00F0352F">
          <w:rPr>
            <w:noProof/>
            <w:webHidden/>
          </w:rPr>
          <w:fldChar w:fldCharType="separate"/>
        </w:r>
        <w:r w:rsidR="00F0352F">
          <w:rPr>
            <w:noProof/>
            <w:webHidden/>
          </w:rPr>
          <w:t>A-5</w:t>
        </w:r>
        <w:r w:rsidR="00F0352F">
          <w:rPr>
            <w:noProof/>
            <w:webHidden/>
          </w:rPr>
          <w:fldChar w:fldCharType="end"/>
        </w:r>
      </w:hyperlink>
    </w:p>
    <w:p w14:paraId="73048864" w14:textId="25FA6586" w:rsidR="00F0352F" w:rsidRDefault="004E2218">
      <w:pPr>
        <w:pStyle w:val="Mucluc3"/>
        <w:tabs>
          <w:tab w:val="right" w:leader="dot" w:pos="8771"/>
        </w:tabs>
        <w:rPr>
          <w:rFonts w:asciiTheme="minorHAnsi" w:eastAsiaTheme="minorEastAsia" w:hAnsiTheme="minorHAnsi" w:cstheme="minorBidi"/>
          <w:noProof/>
          <w:sz w:val="24"/>
        </w:rPr>
      </w:pPr>
      <w:hyperlink w:anchor="_Toc512713223" w:history="1">
        <w:r w:rsidR="00F0352F" w:rsidRPr="00DB7B45">
          <w:rPr>
            <w:rStyle w:val="Siuktni"/>
            <w:noProof/>
          </w:rPr>
          <w:t>A.6 Công thức toán học</w:t>
        </w:r>
        <w:r w:rsidR="00F0352F">
          <w:rPr>
            <w:noProof/>
            <w:webHidden/>
          </w:rPr>
          <w:tab/>
        </w:r>
        <w:r w:rsidR="00F0352F">
          <w:rPr>
            <w:noProof/>
            <w:webHidden/>
          </w:rPr>
          <w:fldChar w:fldCharType="begin"/>
        </w:r>
        <w:r w:rsidR="00F0352F">
          <w:rPr>
            <w:noProof/>
            <w:webHidden/>
          </w:rPr>
          <w:instrText xml:space="preserve"> PAGEREF _Toc512713223 \h </w:instrText>
        </w:r>
        <w:r w:rsidR="00F0352F">
          <w:rPr>
            <w:noProof/>
            <w:webHidden/>
          </w:rPr>
        </w:r>
        <w:r w:rsidR="00F0352F">
          <w:rPr>
            <w:noProof/>
            <w:webHidden/>
          </w:rPr>
          <w:fldChar w:fldCharType="separate"/>
        </w:r>
        <w:r w:rsidR="00F0352F">
          <w:rPr>
            <w:noProof/>
            <w:webHidden/>
          </w:rPr>
          <w:t>A-5</w:t>
        </w:r>
        <w:r w:rsidR="00F0352F">
          <w:rPr>
            <w:noProof/>
            <w:webHidden/>
          </w:rPr>
          <w:fldChar w:fldCharType="end"/>
        </w:r>
      </w:hyperlink>
    </w:p>
    <w:p w14:paraId="0FF15C84" w14:textId="36F46DA9" w:rsidR="00F0352F" w:rsidRDefault="004E2218">
      <w:pPr>
        <w:pStyle w:val="Mucluc3"/>
        <w:tabs>
          <w:tab w:val="right" w:leader="dot" w:pos="8771"/>
        </w:tabs>
        <w:rPr>
          <w:rFonts w:asciiTheme="minorHAnsi" w:eastAsiaTheme="minorEastAsia" w:hAnsiTheme="minorHAnsi" w:cstheme="minorBidi"/>
          <w:noProof/>
          <w:sz w:val="24"/>
        </w:rPr>
      </w:pPr>
      <w:hyperlink w:anchor="_Toc512713224" w:history="1">
        <w:r w:rsidR="00F0352F" w:rsidRPr="00DB7B45">
          <w:rPr>
            <w:rStyle w:val="Siuktni"/>
            <w:noProof/>
          </w:rPr>
          <w:t>A.7 Tham chiếu chéo</w:t>
        </w:r>
        <w:r w:rsidR="00F0352F">
          <w:rPr>
            <w:noProof/>
            <w:webHidden/>
          </w:rPr>
          <w:tab/>
        </w:r>
        <w:r w:rsidR="00F0352F">
          <w:rPr>
            <w:noProof/>
            <w:webHidden/>
          </w:rPr>
          <w:fldChar w:fldCharType="begin"/>
        </w:r>
        <w:r w:rsidR="00F0352F">
          <w:rPr>
            <w:noProof/>
            <w:webHidden/>
          </w:rPr>
          <w:instrText xml:space="preserve"> PAGEREF _Toc512713224 \h </w:instrText>
        </w:r>
        <w:r w:rsidR="00F0352F">
          <w:rPr>
            <w:noProof/>
            <w:webHidden/>
          </w:rPr>
        </w:r>
        <w:r w:rsidR="00F0352F">
          <w:rPr>
            <w:noProof/>
            <w:webHidden/>
          </w:rPr>
          <w:fldChar w:fldCharType="separate"/>
        </w:r>
        <w:r w:rsidR="00F0352F">
          <w:rPr>
            <w:noProof/>
            <w:webHidden/>
          </w:rPr>
          <w:t>A-6</w:t>
        </w:r>
        <w:r w:rsidR="00F0352F">
          <w:rPr>
            <w:noProof/>
            <w:webHidden/>
          </w:rPr>
          <w:fldChar w:fldCharType="end"/>
        </w:r>
      </w:hyperlink>
    </w:p>
    <w:p w14:paraId="3976F4EB" w14:textId="4C52218B" w:rsidR="00F0352F" w:rsidRDefault="004E2218">
      <w:pPr>
        <w:pStyle w:val="Mucluc3"/>
        <w:tabs>
          <w:tab w:val="right" w:leader="dot" w:pos="8771"/>
        </w:tabs>
        <w:rPr>
          <w:rFonts w:asciiTheme="minorHAnsi" w:eastAsiaTheme="minorEastAsia" w:hAnsiTheme="minorHAnsi" w:cstheme="minorBidi"/>
          <w:noProof/>
          <w:sz w:val="24"/>
        </w:rPr>
      </w:pPr>
      <w:hyperlink w:anchor="_Toc512713225" w:history="1">
        <w:r w:rsidR="00F0352F" w:rsidRPr="00DB7B45">
          <w:rPr>
            <w:rStyle w:val="Siuktni"/>
            <w:noProof/>
          </w:rPr>
          <w:t>A.8 Cập nhật mục lục và tham chiếu chéo</w:t>
        </w:r>
        <w:r w:rsidR="00F0352F">
          <w:rPr>
            <w:noProof/>
            <w:webHidden/>
          </w:rPr>
          <w:tab/>
        </w:r>
        <w:r w:rsidR="00F0352F">
          <w:rPr>
            <w:noProof/>
            <w:webHidden/>
          </w:rPr>
          <w:fldChar w:fldCharType="begin"/>
        </w:r>
        <w:r w:rsidR="00F0352F">
          <w:rPr>
            <w:noProof/>
            <w:webHidden/>
          </w:rPr>
          <w:instrText xml:space="preserve"> PAGEREF _Toc512713225 \h </w:instrText>
        </w:r>
        <w:r w:rsidR="00F0352F">
          <w:rPr>
            <w:noProof/>
            <w:webHidden/>
          </w:rPr>
        </w:r>
        <w:r w:rsidR="00F0352F">
          <w:rPr>
            <w:noProof/>
            <w:webHidden/>
          </w:rPr>
          <w:fldChar w:fldCharType="separate"/>
        </w:r>
        <w:r w:rsidR="00F0352F">
          <w:rPr>
            <w:noProof/>
            <w:webHidden/>
          </w:rPr>
          <w:t>A-6</w:t>
        </w:r>
        <w:r w:rsidR="00F0352F">
          <w:rPr>
            <w:noProof/>
            <w:webHidden/>
          </w:rPr>
          <w:fldChar w:fldCharType="end"/>
        </w:r>
      </w:hyperlink>
    </w:p>
    <w:p w14:paraId="239EA15B" w14:textId="64F43059" w:rsidR="00F0352F" w:rsidRDefault="004E2218">
      <w:pPr>
        <w:pStyle w:val="Mucluc3"/>
        <w:tabs>
          <w:tab w:val="right" w:leader="dot" w:pos="8771"/>
        </w:tabs>
        <w:rPr>
          <w:rFonts w:asciiTheme="minorHAnsi" w:eastAsiaTheme="minorEastAsia" w:hAnsiTheme="minorHAnsi" w:cstheme="minorBidi"/>
          <w:noProof/>
          <w:sz w:val="24"/>
        </w:rPr>
      </w:pPr>
      <w:hyperlink w:anchor="_Toc512713226" w:history="1">
        <w:r w:rsidR="00F0352F" w:rsidRPr="00DB7B45">
          <w:rPr>
            <w:rStyle w:val="Siuktni"/>
            <w:noProof/>
          </w:rPr>
          <w:t>A.9 In quyển đồ án tốt nghiệp</w:t>
        </w:r>
        <w:r w:rsidR="00F0352F">
          <w:rPr>
            <w:noProof/>
            <w:webHidden/>
          </w:rPr>
          <w:tab/>
        </w:r>
        <w:r w:rsidR="00F0352F">
          <w:rPr>
            <w:noProof/>
            <w:webHidden/>
          </w:rPr>
          <w:fldChar w:fldCharType="begin"/>
        </w:r>
        <w:r w:rsidR="00F0352F">
          <w:rPr>
            <w:noProof/>
            <w:webHidden/>
          </w:rPr>
          <w:instrText xml:space="preserve"> PAGEREF _Toc512713226 \h </w:instrText>
        </w:r>
        <w:r w:rsidR="00F0352F">
          <w:rPr>
            <w:noProof/>
            <w:webHidden/>
          </w:rPr>
        </w:r>
        <w:r w:rsidR="00F0352F">
          <w:rPr>
            <w:noProof/>
            <w:webHidden/>
          </w:rPr>
          <w:fldChar w:fldCharType="separate"/>
        </w:r>
        <w:r w:rsidR="00F0352F">
          <w:rPr>
            <w:noProof/>
            <w:webHidden/>
          </w:rPr>
          <w:t>A-7</w:t>
        </w:r>
        <w:r w:rsidR="00F0352F">
          <w:rPr>
            <w:noProof/>
            <w:webHidden/>
          </w:rPr>
          <w:fldChar w:fldCharType="end"/>
        </w:r>
      </w:hyperlink>
    </w:p>
    <w:p w14:paraId="17A0EC90" w14:textId="35742D4F"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27" w:history="1">
        <w:r w:rsidR="00F0352F" w:rsidRPr="00DB7B45">
          <w:rPr>
            <w:rStyle w:val="Siuktni"/>
            <w:noProof/>
          </w:rPr>
          <w:t>B Đặc tả use case</w:t>
        </w:r>
        <w:r w:rsidR="00F0352F">
          <w:rPr>
            <w:noProof/>
            <w:webHidden/>
          </w:rPr>
          <w:tab/>
        </w:r>
        <w:r w:rsidR="00F0352F">
          <w:rPr>
            <w:noProof/>
            <w:webHidden/>
          </w:rPr>
          <w:fldChar w:fldCharType="begin"/>
        </w:r>
        <w:r w:rsidR="00F0352F">
          <w:rPr>
            <w:noProof/>
            <w:webHidden/>
          </w:rPr>
          <w:instrText xml:space="preserve"> PAGEREF _Toc512713227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13A01540" w14:textId="0363FBA0" w:rsidR="00F0352F" w:rsidRDefault="004E2218">
      <w:pPr>
        <w:pStyle w:val="Mucluc3"/>
        <w:tabs>
          <w:tab w:val="right" w:leader="dot" w:pos="8771"/>
        </w:tabs>
        <w:rPr>
          <w:rFonts w:asciiTheme="minorHAnsi" w:eastAsiaTheme="minorEastAsia" w:hAnsiTheme="minorHAnsi" w:cstheme="minorBidi"/>
          <w:noProof/>
          <w:sz w:val="24"/>
        </w:rPr>
      </w:pPr>
      <w:hyperlink w:anchor="_Toc512713228" w:history="1">
        <w:r w:rsidR="00F0352F" w:rsidRPr="00DB7B45">
          <w:rPr>
            <w:rStyle w:val="Siuktni"/>
            <w:noProof/>
            <w:lang w:val="vi-VN"/>
          </w:rPr>
          <w:t xml:space="preserve">B.1 Đặc tả </w:t>
        </w:r>
        <w:r w:rsidR="00F0352F" w:rsidRPr="00DB7B45">
          <w:rPr>
            <w:rStyle w:val="Siuktni"/>
            <w:noProof/>
          </w:rPr>
          <w:t>u</w:t>
        </w:r>
        <w:r w:rsidR="00F0352F" w:rsidRPr="00DB7B45">
          <w:rPr>
            <w:rStyle w:val="Siuktni"/>
            <w:noProof/>
            <w:lang w:val="vi-VN"/>
          </w:rPr>
          <w:t>se case “Thống kê tình hình mượn sách”</w:t>
        </w:r>
        <w:r w:rsidR="00F0352F">
          <w:rPr>
            <w:noProof/>
            <w:webHidden/>
          </w:rPr>
          <w:tab/>
        </w:r>
        <w:r w:rsidR="00F0352F">
          <w:rPr>
            <w:noProof/>
            <w:webHidden/>
          </w:rPr>
          <w:fldChar w:fldCharType="begin"/>
        </w:r>
        <w:r w:rsidR="00F0352F">
          <w:rPr>
            <w:noProof/>
            <w:webHidden/>
          </w:rPr>
          <w:instrText xml:space="preserve"> PAGEREF _Toc512713228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7F5BEFEB" w14:textId="74CC76D9" w:rsidR="00F0352F" w:rsidRDefault="004E2218">
      <w:pPr>
        <w:pStyle w:val="Mucluc3"/>
        <w:tabs>
          <w:tab w:val="right" w:leader="dot" w:pos="8771"/>
        </w:tabs>
        <w:rPr>
          <w:rFonts w:asciiTheme="minorHAnsi" w:eastAsiaTheme="minorEastAsia" w:hAnsiTheme="minorHAnsi" w:cstheme="minorBidi"/>
          <w:noProof/>
          <w:sz w:val="24"/>
        </w:rPr>
      </w:pPr>
      <w:hyperlink w:anchor="_Toc512713229" w:history="1">
        <w:r w:rsidR="00F0352F" w:rsidRPr="00DB7B45">
          <w:rPr>
            <w:rStyle w:val="Siuktni"/>
            <w:noProof/>
            <w:lang w:val="vi-VN"/>
          </w:rPr>
          <w:t xml:space="preserve">B.2 Đặc tả </w:t>
        </w:r>
        <w:r w:rsidR="00F0352F" w:rsidRPr="00DB7B45">
          <w:rPr>
            <w:rStyle w:val="Siuktni"/>
            <w:noProof/>
          </w:rPr>
          <w:t>u</w:t>
        </w:r>
        <w:r w:rsidR="00F0352F" w:rsidRPr="00DB7B45">
          <w:rPr>
            <w:rStyle w:val="Siuktni"/>
            <w:noProof/>
            <w:lang w:val="vi-VN"/>
          </w:rPr>
          <w:t>se case “Đăng ký làm thẻ mượn”</w:t>
        </w:r>
        <w:r w:rsidR="00F0352F">
          <w:rPr>
            <w:noProof/>
            <w:webHidden/>
          </w:rPr>
          <w:tab/>
        </w:r>
        <w:r w:rsidR="00F0352F">
          <w:rPr>
            <w:noProof/>
            <w:webHidden/>
          </w:rPr>
          <w:fldChar w:fldCharType="begin"/>
        </w:r>
        <w:r w:rsidR="00F0352F">
          <w:rPr>
            <w:noProof/>
            <w:webHidden/>
          </w:rPr>
          <w:instrText xml:space="preserve"> PAGEREF _Toc512713229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05100901" w14:textId="316771B9"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0" w:history="1">
        <w:r w:rsidR="00F0352F" w:rsidRPr="00DB7B45">
          <w:rPr>
            <w:rStyle w:val="Siuktni"/>
            <w:noProof/>
          </w:rPr>
          <w:t>C Công nghệ sử dụng</w:t>
        </w:r>
        <w:r w:rsidR="00F0352F">
          <w:rPr>
            <w:noProof/>
            <w:webHidden/>
          </w:rPr>
          <w:tab/>
        </w:r>
        <w:r w:rsidR="00F0352F">
          <w:rPr>
            <w:noProof/>
            <w:webHidden/>
          </w:rPr>
          <w:fldChar w:fldCharType="begin"/>
        </w:r>
        <w:r w:rsidR="00F0352F">
          <w:rPr>
            <w:noProof/>
            <w:webHidden/>
          </w:rPr>
          <w:instrText xml:space="preserve"> PAGEREF _Toc512713230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53361DF0" w14:textId="7EC45507" w:rsidR="00F0352F" w:rsidRDefault="004E2218">
      <w:pPr>
        <w:pStyle w:val="Mucluc3"/>
        <w:tabs>
          <w:tab w:val="right" w:leader="dot" w:pos="8771"/>
        </w:tabs>
        <w:rPr>
          <w:rFonts w:asciiTheme="minorHAnsi" w:eastAsiaTheme="minorEastAsia" w:hAnsiTheme="minorHAnsi" w:cstheme="minorBidi"/>
          <w:noProof/>
          <w:sz w:val="24"/>
        </w:rPr>
      </w:pPr>
      <w:hyperlink w:anchor="_Toc512713231" w:history="1">
        <w:r w:rsidR="00F0352F" w:rsidRPr="00DB7B45">
          <w:rPr>
            <w:rStyle w:val="Siuktni"/>
            <w:noProof/>
          </w:rPr>
          <w:t>C.1 Công nghệ bảo mật dữ liệu</w:t>
        </w:r>
        <w:r w:rsidR="00F0352F">
          <w:rPr>
            <w:noProof/>
            <w:webHidden/>
          </w:rPr>
          <w:tab/>
        </w:r>
        <w:r w:rsidR="00F0352F">
          <w:rPr>
            <w:noProof/>
            <w:webHidden/>
          </w:rPr>
          <w:fldChar w:fldCharType="begin"/>
        </w:r>
        <w:r w:rsidR="00F0352F">
          <w:rPr>
            <w:noProof/>
            <w:webHidden/>
          </w:rPr>
          <w:instrText xml:space="preserve"> PAGEREF _Toc512713231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5E277154" w14:textId="4E802725" w:rsidR="00F0352F" w:rsidRDefault="004E2218">
      <w:pPr>
        <w:pStyle w:val="Mucluc3"/>
        <w:tabs>
          <w:tab w:val="right" w:leader="dot" w:pos="8771"/>
        </w:tabs>
        <w:rPr>
          <w:rFonts w:asciiTheme="minorHAnsi" w:eastAsiaTheme="minorEastAsia" w:hAnsiTheme="minorHAnsi" w:cstheme="minorBidi"/>
          <w:noProof/>
          <w:sz w:val="24"/>
        </w:rPr>
      </w:pPr>
      <w:hyperlink w:anchor="_Toc512713232" w:history="1">
        <w:r w:rsidR="00F0352F" w:rsidRPr="00DB7B45">
          <w:rPr>
            <w:rStyle w:val="Siuktni"/>
            <w:noProof/>
          </w:rPr>
          <w:t>C.2 Công nghệ blockchain</w:t>
        </w:r>
        <w:r w:rsidR="00F0352F">
          <w:rPr>
            <w:noProof/>
            <w:webHidden/>
          </w:rPr>
          <w:tab/>
        </w:r>
        <w:r w:rsidR="00F0352F">
          <w:rPr>
            <w:noProof/>
            <w:webHidden/>
          </w:rPr>
          <w:fldChar w:fldCharType="begin"/>
        </w:r>
        <w:r w:rsidR="00F0352F">
          <w:rPr>
            <w:noProof/>
            <w:webHidden/>
          </w:rPr>
          <w:instrText xml:space="preserve"> PAGEREF _Toc512713232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2A3387FF" w14:textId="62FDBBF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3" w:history="1">
        <w:r w:rsidR="00F0352F" w:rsidRPr="00DB7B45">
          <w:rPr>
            <w:rStyle w:val="Siuktni"/>
            <w:noProof/>
          </w:rPr>
          <w:t>D Thiết kế gói</w:t>
        </w:r>
        <w:r w:rsidR="00F0352F">
          <w:rPr>
            <w:noProof/>
            <w:webHidden/>
          </w:rPr>
          <w:tab/>
        </w:r>
        <w:r w:rsidR="00F0352F">
          <w:rPr>
            <w:noProof/>
            <w:webHidden/>
          </w:rPr>
          <w:fldChar w:fldCharType="begin"/>
        </w:r>
        <w:r w:rsidR="00F0352F">
          <w:rPr>
            <w:noProof/>
            <w:webHidden/>
          </w:rPr>
          <w:instrText xml:space="preserve"> PAGEREF _Toc512713233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15F50B5E" w14:textId="47D9FBDD" w:rsidR="00F0352F" w:rsidRDefault="004E2218">
      <w:pPr>
        <w:pStyle w:val="Mucluc3"/>
        <w:tabs>
          <w:tab w:val="right" w:leader="dot" w:pos="8771"/>
        </w:tabs>
        <w:rPr>
          <w:rFonts w:asciiTheme="minorHAnsi" w:eastAsiaTheme="minorEastAsia" w:hAnsiTheme="minorHAnsi" w:cstheme="minorBidi"/>
          <w:noProof/>
          <w:sz w:val="24"/>
        </w:rPr>
      </w:pPr>
      <w:hyperlink w:anchor="_Toc512713234" w:history="1">
        <w:r w:rsidR="00F0352F" w:rsidRPr="00DB7B45">
          <w:rPr>
            <w:rStyle w:val="Siuktni"/>
            <w:noProof/>
          </w:rPr>
          <w:t>D.1 Thiết kế gói cho kiến trúc tổng quan</w:t>
        </w:r>
        <w:r w:rsidR="00F0352F">
          <w:rPr>
            <w:noProof/>
            <w:webHidden/>
          </w:rPr>
          <w:tab/>
        </w:r>
        <w:r w:rsidR="00F0352F">
          <w:rPr>
            <w:noProof/>
            <w:webHidden/>
          </w:rPr>
          <w:fldChar w:fldCharType="begin"/>
        </w:r>
        <w:r w:rsidR="00F0352F">
          <w:rPr>
            <w:noProof/>
            <w:webHidden/>
          </w:rPr>
          <w:instrText xml:space="preserve"> PAGEREF _Toc512713234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74C1E4CB" w14:textId="447D417E" w:rsidR="00F0352F" w:rsidRDefault="004E2218">
      <w:pPr>
        <w:pStyle w:val="Mucluc3"/>
        <w:tabs>
          <w:tab w:val="right" w:leader="dot" w:pos="8771"/>
        </w:tabs>
        <w:rPr>
          <w:rFonts w:asciiTheme="minorHAnsi" w:eastAsiaTheme="minorEastAsia" w:hAnsiTheme="minorHAnsi" w:cstheme="minorBidi"/>
          <w:noProof/>
          <w:sz w:val="24"/>
        </w:rPr>
      </w:pPr>
      <w:hyperlink w:anchor="_Toc512713235" w:history="1">
        <w:r w:rsidR="00F0352F" w:rsidRPr="00DB7B45">
          <w:rPr>
            <w:rStyle w:val="Siuktni"/>
            <w:noProof/>
          </w:rPr>
          <w:t>D.2 Thiết kế gói cho chức năng “Trả sách”</w:t>
        </w:r>
        <w:r w:rsidR="00F0352F">
          <w:rPr>
            <w:noProof/>
            <w:webHidden/>
          </w:rPr>
          <w:tab/>
        </w:r>
        <w:r w:rsidR="00F0352F">
          <w:rPr>
            <w:noProof/>
            <w:webHidden/>
          </w:rPr>
          <w:fldChar w:fldCharType="begin"/>
        </w:r>
        <w:r w:rsidR="00F0352F">
          <w:rPr>
            <w:noProof/>
            <w:webHidden/>
          </w:rPr>
          <w:instrText xml:space="preserve"> PAGEREF _Toc512713235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4D73432B" w14:textId="08B8EE8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6" w:history="1">
        <w:r w:rsidR="00F0352F" w:rsidRPr="00DB7B45">
          <w:rPr>
            <w:rStyle w:val="Siuktni"/>
            <w:noProof/>
          </w:rPr>
          <w:t>E Thiết kế lớp</w:t>
        </w:r>
        <w:r w:rsidR="00F0352F">
          <w:rPr>
            <w:noProof/>
            <w:webHidden/>
          </w:rPr>
          <w:tab/>
        </w:r>
        <w:r w:rsidR="00F0352F">
          <w:rPr>
            <w:noProof/>
            <w:webHidden/>
          </w:rPr>
          <w:fldChar w:fldCharType="begin"/>
        </w:r>
        <w:r w:rsidR="00F0352F">
          <w:rPr>
            <w:noProof/>
            <w:webHidden/>
          </w:rPr>
          <w:instrText xml:space="preserve"> PAGEREF _Toc512713236 \h </w:instrText>
        </w:r>
        <w:r w:rsidR="00F0352F">
          <w:rPr>
            <w:noProof/>
            <w:webHidden/>
          </w:rPr>
        </w:r>
        <w:r w:rsidR="00F0352F">
          <w:rPr>
            <w:noProof/>
            <w:webHidden/>
          </w:rPr>
          <w:fldChar w:fldCharType="separate"/>
        </w:r>
        <w:r w:rsidR="00F0352F">
          <w:rPr>
            <w:noProof/>
            <w:webHidden/>
          </w:rPr>
          <w:t>E-8</w:t>
        </w:r>
        <w:r w:rsidR="00F0352F">
          <w:rPr>
            <w:noProof/>
            <w:webHidden/>
          </w:rPr>
          <w:fldChar w:fldCharType="end"/>
        </w:r>
      </w:hyperlink>
    </w:p>
    <w:p w14:paraId="57A50661" w14:textId="55DADCA0"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18" w:name="_Toc510882186"/>
      <w:bookmarkStart w:id="19" w:name="_Toc512713175"/>
      <w:r>
        <w:lastRenderedPageBreak/>
        <w:t xml:space="preserve">Danh mục hình </w:t>
      </w:r>
      <w:r w:rsidR="009166D2">
        <w:rPr>
          <w:lang w:val="vi-VN"/>
        </w:rPr>
        <w:t>vẽ</w:t>
      </w:r>
      <w:bookmarkEnd w:id="18"/>
      <w:bookmarkEnd w:id="19"/>
    </w:p>
    <w:p w14:paraId="0253882C" w14:textId="45207536" w:rsidR="00880FFD" w:rsidRDefault="00DD10B0">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"Hình" </w:instrText>
      </w:r>
      <w:r>
        <w:fldChar w:fldCharType="separate"/>
      </w:r>
      <w:hyperlink w:anchor="_Toc512675503" w:history="1">
        <w:r w:rsidR="00880FFD" w:rsidRPr="003225BF">
          <w:rPr>
            <w:rStyle w:val="Siuktni"/>
            <w:b/>
            <w:noProof/>
          </w:rPr>
          <w:t>Hình 1</w:t>
        </w:r>
        <w:r w:rsidR="00880FFD" w:rsidRPr="003225BF">
          <w:rPr>
            <w:rStyle w:val="Siuktni"/>
            <w:noProof/>
          </w:rPr>
          <w:t xml:space="preserve"> Ví dụ biểu đồ phụ thuộc gói</w:t>
        </w:r>
        <w:r w:rsidR="00880FFD">
          <w:rPr>
            <w:noProof/>
            <w:webHidden/>
          </w:rPr>
          <w:tab/>
        </w:r>
        <w:r w:rsidR="00880FFD">
          <w:rPr>
            <w:noProof/>
            <w:webHidden/>
          </w:rPr>
          <w:fldChar w:fldCharType="begin"/>
        </w:r>
        <w:r w:rsidR="00880FFD">
          <w:rPr>
            <w:noProof/>
            <w:webHidden/>
          </w:rPr>
          <w:instrText xml:space="preserve"> PAGEREF _Toc512675503 \h </w:instrText>
        </w:r>
        <w:r w:rsidR="00880FFD">
          <w:rPr>
            <w:noProof/>
            <w:webHidden/>
          </w:rPr>
        </w:r>
        <w:r w:rsidR="00880FFD">
          <w:rPr>
            <w:noProof/>
            <w:webHidden/>
          </w:rPr>
          <w:fldChar w:fldCharType="separate"/>
        </w:r>
        <w:r w:rsidR="00880FFD">
          <w:rPr>
            <w:noProof/>
            <w:webHidden/>
          </w:rPr>
          <w:t>10</w:t>
        </w:r>
        <w:r w:rsidR="00880FFD">
          <w:rPr>
            <w:noProof/>
            <w:webHidden/>
          </w:rPr>
          <w:fldChar w:fldCharType="end"/>
        </w:r>
      </w:hyperlink>
    </w:p>
    <w:p w14:paraId="599BAF7D" w14:textId="3BD6C304"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4" w:history="1">
        <w:r w:rsidR="00880FFD" w:rsidRPr="003225BF">
          <w:rPr>
            <w:rStyle w:val="Siuktni"/>
            <w:b/>
            <w:noProof/>
          </w:rPr>
          <w:t>Hình 2</w:t>
        </w:r>
        <w:r w:rsidR="00880FFD" w:rsidRPr="003225BF">
          <w:rPr>
            <w:rStyle w:val="Siuktni"/>
            <w:noProof/>
          </w:rPr>
          <w:t xml:space="preserve"> Ví dụ thiết kế gói</w:t>
        </w:r>
        <w:r w:rsidR="00880FFD">
          <w:rPr>
            <w:noProof/>
            <w:webHidden/>
          </w:rPr>
          <w:tab/>
        </w:r>
        <w:r w:rsidR="00880FFD">
          <w:rPr>
            <w:noProof/>
            <w:webHidden/>
          </w:rPr>
          <w:fldChar w:fldCharType="begin"/>
        </w:r>
        <w:r w:rsidR="00880FFD">
          <w:rPr>
            <w:noProof/>
            <w:webHidden/>
          </w:rPr>
          <w:instrText xml:space="preserve"> PAGEREF _Toc512675504 \h </w:instrText>
        </w:r>
        <w:r w:rsidR="00880FFD">
          <w:rPr>
            <w:noProof/>
            <w:webHidden/>
          </w:rPr>
        </w:r>
        <w:r w:rsidR="00880FFD">
          <w:rPr>
            <w:noProof/>
            <w:webHidden/>
          </w:rPr>
          <w:fldChar w:fldCharType="separate"/>
        </w:r>
        <w:r w:rsidR="00880FFD">
          <w:rPr>
            <w:noProof/>
            <w:webHidden/>
          </w:rPr>
          <w:t>11</w:t>
        </w:r>
        <w:r w:rsidR="00880FFD">
          <w:rPr>
            <w:noProof/>
            <w:webHidden/>
          </w:rPr>
          <w:fldChar w:fldCharType="end"/>
        </w:r>
      </w:hyperlink>
    </w:p>
    <w:p w14:paraId="44A83CC5" w14:textId="4389403C"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5" w:history="1">
        <w:r w:rsidR="00880FFD" w:rsidRPr="003225BF">
          <w:rPr>
            <w:rStyle w:val="Siuktni"/>
            <w:b/>
            <w:noProof/>
          </w:rPr>
          <w:t>Hình 3</w:t>
        </w:r>
        <w:r w:rsidR="00880FFD" w:rsidRPr="003225BF">
          <w:rPr>
            <w:rStyle w:val="Siuktni"/>
            <w:noProof/>
          </w:rPr>
          <w:t xml:space="preserve"> Ví dụ hình vẽ</w:t>
        </w:r>
        <w:r w:rsidR="00880FFD">
          <w:rPr>
            <w:noProof/>
            <w:webHidden/>
          </w:rPr>
          <w:tab/>
        </w:r>
        <w:r w:rsidR="00880FFD">
          <w:rPr>
            <w:noProof/>
            <w:webHidden/>
          </w:rPr>
          <w:fldChar w:fldCharType="begin"/>
        </w:r>
        <w:r w:rsidR="00880FFD">
          <w:rPr>
            <w:noProof/>
            <w:webHidden/>
          </w:rPr>
          <w:instrText xml:space="preserve"> PAGEREF _Toc512675505 \h </w:instrText>
        </w:r>
        <w:r w:rsidR="00880FFD">
          <w:rPr>
            <w:noProof/>
            <w:webHidden/>
          </w:rPr>
        </w:r>
        <w:r w:rsidR="00880FFD">
          <w:rPr>
            <w:noProof/>
            <w:webHidden/>
          </w:rPr>
          <w:fldChar w:fldCharType="separate"/>
        </w:r>
        <w:r w:rsidR="00880FFD">
          <w:rPr>
            <w:noProof/>
            <w:webHidden/>
          </w:rPr>
          <w:t>A-4</w:t>
        </w:r>
        <w:r w:rsidR="00880FFD">
          <w:rPr>
            <w:noProof/>
            <w:webHidden/>
          </w:rPr>
          <w:fldChar w:fldCharType="end"/>
        </w:r>
      </w:hyperlink>
    </w:p>
    <w:p w14:paraId="3FEA06BE" w14:textId="00240EAC" w:rsidR="00DD10B0" w:rsidRPr="00DD10B0" w:rsidRDefault="00DD10B0" w:rsidP="00DD10B0">
      <w:r>
        <w:fldChar w:fldCharType="end"/>
      </w:r>
    </w:p>
    <w:p w14:paraId="10117CD2" w14:textId="77777777" w:rsidR="00BF4388" w:rsidRDefault="007B24B3" w:rsidP="00AF72F6">
      <w:pPr>
        <w:pStyle w:val="u1"/>
        <w:framePr w:wrap="notBeside"/>
        <w:numPr>
          <w:ilvl w:val="0"/>
          <w:numId w:val="0"/>
        </w:numPr>
      </w:pPr>
      <w:bookmarkStart w:id="20" w:name="_Toc510882187"/>
      <w:bookmarkStart w:id="21" w:name="_Toc512713176"/>
      <w:r>
        <w:lastRenderedPageBreak/>
        <w:t>Danh mục bảng</w:t>
      </w:r>
      <w:bookmarkEnd w:id="20"/>
      <w:bookmarkEnd w:id="21"/>
    </w:p>
    <w:p w14:paraId="602615A1" w14:textId="285B7CB3" w:rsidR="00880FFD" w:rsidRDefault="00ED002A">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"Bảng" </w:instrText>
      </w:r>
      <w:r>
        <w:fldChar w:fldCharType="separate"/>
      </w:r>
      <w:hyperlink w:anchor="_Toc512675506" w:history="1">
        <w:r w:rsidR="00880FFD" w:rsidRPr="00D2156D">
          <w:rPr>
            <w:rStyle w:val="Siuktni"/>
            <w:b/>
            <w:noProof/>
          </w:rPr>
          <w:t>Bảng 1</w:t>
        </w:r>
        <w:r w:rsidR="00880FFD" w:rsidRPr="00D2156D">
          <w:rPr>
            <w:rStyle w:val="Siuktni"/>
            <w:noProof/>
          </w:rPr>
          <w:t xml:space="preserve"> Danh sách thư viện và công cụ sử dụng</w:t>
        </w:r>
        <w:r w:rsidR="00880FFD">
          <w:rPr>
            <w:noProof/>
            <w:webHidden/>
          </w:rPr>
          <w:tab/>
        </w:r>
        <w:r w:rsidR="00880FFD">
          <w:rPr>
            <w:noProof/>
            <w:webHidden/>
          </w:rPr>
          <w:fldChar w:fldCharType="begin"/>
        </w:r>
        <w:r w:rsidR="00880FFD">
          <w:rPr>
            <w:noProof/>
            <w:webHidden/>
          </w:rPr>
          <w:instrText xml:space="preserve"> PAGEREF _Toc512675506 \h </w:instrText>
        </w:r>
        <w:r w:rsidR="00880FFD">
          <w:rPr>
            <w:noProof/>
            <w:webHidden/>
          </w:rPr>
        </w:r>
        <w:r w:rsidR="00880FFD">
          <w:rPr>
            <w:noProof/>
            <w:webHidden/>
          </w:rPr>
          <w:fldChar w:fldCharType="separate"/>
        </w:r>
        <w:r w:rsidR="00880FFD">
          <w:rPr>
            <w:noProof/>
            <w:webHidden/>
          </w:rPr>
          <w:t>12</w:t>
        </w:r>
        <w:r w:rsidR="00880FFD">
          <w:rPr>
            <w:noProof/>
            <w:webHidden/>
          </w:rPr>
          <w:fldChar w:fldCharType="end"/>
        </w:r>
      </w:hyperlink>
    </w:p>
    <w:p w14:paraId="3018AF69" w14:textId="41CCE9F0"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7" w:history="1">
        <w:r w:rsidR="00880FFD" w:rsidRPr="00D2156D">
          <w:rPr>
            <w:rStyle w:val="Siuktni"/>
            <w:b/>
            <w:noProof/>
          </w:rPr>
          <w:t>Bảng 2</w:t>
        </w:r>
        <w:r w:rsidR="00880FFD" w:rsidRPr="00D2156D">
          <w:rPr>
            <w:rStyle w:val="Siuktni"/>
            <w:noProof/>
          </w:rPr>
          <w:t xml:space="preserve"> Ví dụ sử dụng bảng</w:t>
        </w:r>
        <w:r w:rsidR="00880FFD">
          <w:rPr>
            <w:noProof/>
            <w:webHidden/>
          </w:rPr>
          <w:tab/>
        </w:r>
        <w:r w:rsidR="00880FFD">
          <w:rPr>
            <w:noProof/>
            <w:webHidden/>
          </w:rPr>
          <w:fldChar w:fldCharType="begin"/>
        </w:r>
        <w:r w:rsidR="00880FFD">
          <w:rPr>
            <w:noProof/>
            <w:webHidden/>
          </w:rPr>
          <w:instrText xml:space="preserve"> PAGEREF _Toc512675507 \h </w:instrText>
        </w:r>
        <w:r w:rsidR="00880FFD">
          <w:rPr>
            <w:noProof/>
            <w:webHidden/>
          </w:rPr>
        </w:r>
        <w:r w:rsidR="00880FFD">
          <w:rPr>
            <w:noProof/>
            <w:webHidden/>
          </w:rPr>
          <w:fldChar w:fldCharType="separate"/>
        </w:r>
        <w:r w:rsidR="00880FFD">
          <w:rPr>
            <w:noProof/>
            <w:webHidden/>
          </w:rPr>
          <w:t>A-3</w:t>
        </w:r>
        <w:r w:rsidR="00880FFD">
          <w:rPr>
            <w:noProof/>
            <w:webHidden/>
          </w:rPr>
          <w:fldChar w:fldCharType="end"/>
        </w:r>
      </w:hyperlink>
    </w:p>
    <w:p w14:paraId="333F7CF8" w14:textId="11C57BAB" w:rsidR="00ED002A" w:rsidRDefault="00ED002A" w:rsidP="00AF72F6">
      <w:pPr>
        <w:pStyle w:val="u1"/>
        <w:framePr w:wrap="notBeside"/>
        <w:numPr>
          <w:ilvl w:val="0"/>
          <w:numId w:val="0"/>
        </w:numPr>
      </w:pPr>
      <w:r>
        <w:lastRenderedPageBreak/>
        <w:fldChar w:fldCharType="end"/>
      </w:r>
      <w:bookmarkStart w:id="22" w:name="_Toc512713177"/>
      <w:bookmarkStart w:id="23" w:name="_Toc510882188"/>
      <w:r w:rsidR="0060235B">
        <w:t>Danh mục công thức</w:t>
      </w:r>
      <w:bookmarkEnd w:id="22"/>
      <w:r w:rsidR="0060235B">
        <w:t xml:space="preserve"> </w:t>
      </w:r>
      <w:bookmarkEnd w:id="23"/>
    </w:p>
    <w:p w14:paraId="1914DF24" w14:textId="5F354520" w:rsidR="00880FFD" w:rsidRDefault="004406B9">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"Công thức" </w:instrText>
      </w:r>
      <w:r>
        <w:fldChar w:fldCharType="separate"/>
      </w:r>
      <w:hyperlink w:anchor="_Toc512675508" w:history="1">
        <w:r w:rsidR="00880FFD" w:rsidRPr="00CB399E">
          <w:rPr>
            <w:rStyle w:val="Siuktni"/>
            <w:b/>
            <w:noProof/>
          </w:rPr>
          <w:t>Công thức 1</w:t>
        </w:r>
        <w:r w:rsidR="00880FFD" w:rsidRPr="00CB399E">
          <w:rPr>
            <w:rStyle w:val="Siuktni"/>
            <w:noProof/>
          </w:rPr>
          <w:t xml:space="preserve"> Khai triển Newton</w:t>
        </w:r>
        <w:r w:rsidR="00880FFD">
          <w:rPr>
            <w:noProof/>
            <w:webHidden/>
          </w:rPr>
          <w:tab/>
        </w:r>
        <w:r w:rsidR="00880FFD">
          <w:rPr>
            <w:noProof/>
            <w:webHidden/>
          </w:rPr>
          <w:fldChar w:fldCharType="begin"/>
        </w:r>
        <w:r w:rsidR="00880FFD">
          <w:rPr>
            <w:noProof/>
            <w:webHidden/>
          </w:rPr>
          <w:instrText xml:space="preserve"> PAGEREF _Toc512675508 \h </w:instrText>
        </w:r>
        <w:r w:rsidR="00880FFD">
          <w:rPr>
            <w:noProof/>
            <w:webHidden/>
          </w:rPr>
        </w:r>
        <w:r w:rsidR="00880FFD">
          <w:rPr>
            <w:noProof/>
            <w:webHidden/>
          </w:rPr>
          <w:fldChar w:fldCharType="separate"/>
        </w:r>
        <w:r w:rsidR="00880FFD">
          <w:rPr>
            <w:noProof/>
            <w:webHidden/>
          </w:rPr>
          <w:t>A-6</w:t>
        </w:r>
        <w:r w:rsidR="00880FFD">
          <w:rPr>
            <w:noProof/>
            <w:webHidden/>
          </w:rPr>
          <w:fldChar w:fldCharType="end"/>
        </w:r>
      </w:hyperlink>
    </w:p>
    <w:p w14:paraId="05D670A9" w14:textId="13C8CAB3" w:rsidR="00C75C08" w:rsidRDefault="004406B9" w:rsidP="0060235B">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0EACA57E" w14:textId="77777777" w:rsidR="00C75C08" w:rsidRDefault="00C75C08" w:rsidP="00C75C08"/>
    <w:p w14:paraId="105578B1" w14:textId="77777777" w:rsidR="0060235B" w:rsidRPr="00C75C08" w:rsidRDefault="0060235B" w:rsidP="00C75C08">
      <w:pPr>
        <w:jc w:val="center"/>
      </w:pPr>
    </w:p>
    <w:p w14:paraId="3A03CE55" w14:textId="77777777" w:rsidR="007B24B3" w:rsidRDefault="007B24B3" w:rsidP="00AF72F6">
      <w:pPr>
        <w:pStyle w:val="u1"/>
        <w:framePr w:wrap="notBeside"/>
        <w:numPr>
          <w:ilvl w:val="0"/>
          <w:numId w:val="0"/>
        </w:numPr>
      </w:pPr>
      <w:bookmarkStart w:id="24" w:name="_Toc510882189"/>
      <w:bookmarkStart w:id="25" w:name="_Toc512713178"/>
      <w:r>
        <w:lastRenderedPageBreak/>
        <w:t>Danh mục</w:t>
      </w:r>
      <w:r w:rsidR="009D5EA0">
        <w:t xml:space="preserve"> các từ viết tắt</w:t>
      </w:r>
      <w:bookmarkEnd w:id="24"/>
      <w:bookmarkEnd w:id="2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u1"/>
        <w:framePr w:wrap="notBeside"/>
        <w:numPr>
          <w:ilvl w:val="0"/>
          <w:numId w:val="0"/>
        </w:numPr>
      </w:pPr>
      <w:bookmarkStart w:id="26" w:name="_Toc510882190"/>
      <w:bookmarkStart w:id="27" w:name="_Toc512713179"/>
      <w:r>
        <w:lastRenderedPageBreak/>
        <w:t xml:space="preserve">Danh mục </w:t>
      </w:r>
      <w:r w:rsidR="009D5EA0">
        <w:t>thuật ngữ</w:t>
      </w:r>
      <w:bookmarkEnd w:id="26"/>
      <w:bookmarkEnd w:id="27"/>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u1"/>
        <w:framePr w:wrap="notBeside"/>
      </w:pPr>
      <w:bookmarkStart w:id="29" w:name="_Toc510882191"/>
      <w:bookmarkStart w:id="30" w:name="_Ref510900383"/>
      <w:bookmarkStart w:id="31" w:name="_Toc512713180"/>
      <w:r w:rsidRPr="00AF72F6">
        <w:lastRenderedPageBreak/>
        <w:t xml:space="preserve">Giới thiệu </w:t>
      </w:r>
      <w:r w:rsidR="00AE4507" w:rsidRPr="00AF72F6">
        <w:t>đề tài</w:t>
      </w:r>
      <w:bookmarkEnd w:id="28"/>
      <w:bookmarkEnd w:id="29"/>
      <w:bookmarkEnd w:id="30"/>
      <w:bookmarkEnd w:id="31"/>
    </w:p>
    <w:p w14:paraId="27E3E663" w14:textId="77777777" w:rsidR="00903204" w:rsidRDefault="00AE4507" w:rsidP="005755E1">
      <w:pPr>
        <w:pStyle w:val="u2"/>
      </w:pPr>
      <w:bookmarkStart w:id="32" w:name="_Ref512669431"/>
      <w:bookmarkStart w:id="33" w:name="_Toc512713181"/>
      <w:r>
        <w:t xml:space="preserve">Đặt </w:t>
      </w:r>
      <w:r w:rsidR="00C901D6">
        <w:t>vấn đề</w:t>
      </w:r>
      <w:bookmarkEnd w:id="32"/>
      <w:bookmarkEnd w:id="33"/>
    </w:p>
    <w:p w14:paraId="3AF95590" w14:textId="7D6A0B81" w:rsidR="00D32B94" w:rsidRDefault="00D32B94" w:rsidP="00D32B94">
      <w: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 Các ứng dụng di động cũng được chú trọng phát triển, ứng dụng nhiều công nghệ mới, góp phần nâng cao hiệu của công việc, tiết kiệm thời gian, tiền bạc cho con người.</w:t>
      </w:r>
    </w:p>
    <w:p w14:paraId="0A5444F7" w14:textId="77777777" w:rsidR="00D32B94" w:rsidRDefault="00D32B94" w:rsidP="00D32B94">
      <w:r>
        <w:t>Hiện nay tại Việt Nam, với hơn một nửa dân số thường xuyên được tiếp cận với Internet, kèm theo đó là sự chuyển đổi từ mô hình thương mại truyền thống sang thương mại điện tử ngày càng mạnh mẽ, nhu cầu hàng vận chuyển hàng hóa của người dân ngày càng lớn. Tuy nhiên, với thách thức về giao thông do vấn đề mật độ dân cư cao, hạ tầng giao thông hạn chế nên không phải ai cũng có thể đầu tư phương tiện hàng vận chuyển riêng cho mình. Không có khả năng quảng cáo, tiếp cận thị trường khiến cho những tài xế cung cấp dịch vụ hàng vận chuyển gặp khó khăn trong việc cung cấp dịch vụ của mình trong khi đó phía người dân cũng phải loay hoay tìm kiếm thông tin mỗi khi có nhu cầu hàng vận chuyển, gây ra nhiều bất cập.</w:t>
      </w:r>
    </w:p>
    <w:p w14:paraId="3A84F571" w14:textId="592B2791" w:rsidR="00162525" w:rsidRDefault="00D32B94" w:rsidP="00D32B94">
      <w:r>
        <w:t>Chính vì nhu cầu cấp thiết đó, với mục tiêu xây dựng một hệ thống thông tin kết nối giữa tài xế với người dân có nhu cầu hàng tận dụng thế mạnh của thiết bị di động thông minh đồng thời kết hợp nghiên cứu phân tích các ứng dụng đã có trên thị trường. Đồ án tập trung xây dựng thiết kế tổng thể cho ứng dụng, tích hợp các công nghệ , dịch vụ mới, hữu ích cho người sử dụng.</w:t>
      </w:r>
    </w:p>
    <w:p w14:paraId="19C8D163" w14:textId="540481E8" w:rsidR="00162525" w:rsidRPr="00D32B94" w:rsidRDefault="004E14FA" w:rsidP="00162525">
      <w:pPr>
        <w:pStyle w:val="u2"/>
        <w:rPr>
          <w:lang w:val="vi-VN"/>
        </w:rPr>
      </w:pPr>
      <w:bookmarkStart w:id="34" w:name="_Ref510773573"/>
      <w:bookmarkStart w:id="35" w:name="_Toc510882193"/>
      <w:bookmarkStart w:id="36" w:name="_Toc512713182"/>
      <w:r>
        <w:lastRenderedPageBreak/>
        <w:t>Mục tiêu</w:t>
      </w:r>
      <w:r w:rsidR="001367C1">
        <w:rPr>
          <w:lang w:val="vi-VN"/>
        </w:rPr>
        <w:t xml:space="preserve"> và</w:t>
      </w:r>
      <w:r>
        <w:rPr>
          <w:lang w:val="vi-VN"/>
        </w:rPr>
        <w:t xml:space="preserve"> phạm vi </w:t>
      </w:r>
      <w:r>
        <w:t xml:space="preserve">đề </w:t>
      </w:r>
      <w:r w:rsidR="00EA0950">
        <w:t>tài</w:t>
      </w:r>
      <w:bookmarkEnd w:id="34"/>
      <w:bookmarkEnd w:id="35"/>
      <w:bookmarkEnd w:id="36"/>
    </w:p>
    <w:p w14:paraId="7A25C1F4" w14:textId="15BBFC57" w:rsidR="00C214D1" w:rsidRPr="00C41110" w:rsidRDefault="009F21D0" w:rsidP="00C214D1">
      <w:pPr>
        <w:rPr>
          <w:lang w:val="vi-VN"/>
        </w:rPr>
      </w:pPr>
      <w:r w:rsidRPr="00C41110">
        <w:rPr>
          <w:lang w:val="vi-VN"/>
        </w:rPr>
        <w:t>S</w:t>
      </w:r>
      <w:r w:rsidR="00E22411" w:rsidRPr="00C41110">
        <w:rPr>
          <w:lang w:val="vi-VN"/>
        </w:rPr>
        <w:t xml:space="preserve">inh viên </w:t>
      </w:r>
      <w:r w:rsidRPr="00C41110">
        <w:rPr>
          <w:lang w:val="vi-VN"/>
        </w:rPr>
        <w:t xml:space="preserve">trước tiên </w:t>
      </w:r>
      <w:r w:rsidR="00E22411" w:rsidRPr="00C41110">
        <w:rPr>
          <w:lang w:val="vi-VN"/>
        </w:rPr>
        <w:t xml:space="preserve">cần trình bày </w:t>
      </w:r>
      <w:r w:rsidR="00DA506C" w:rsidRPr="00C41110">
        <w:rPr>
          <w:lang w:val="vi-VN"/>
        </w:rPr>
        <w:t xml:space="preserve">tổng quan </w:t>
      </w:r>
      <w:r w:rsidR="00E22411" w:rsidRPr="00C41110">
        <w:rPr>
          <w:lang w:val="vi-VN"/>
        </w:rPr>
        <w:t xml:space="preserve">các kết quả của các nghiên cứu hiện nay cho bài toán </w:t>
      </w:r>
      <w:r w:rsidR="005371CC" w:rsidRPr="00C41110">
        <w:rPr>
          <w:lang w:val="vi-VN"/>
        </w:rPr>
        <w:t>giới thiệu ở phần</w:t>
      </w:r>
      <w:r w:rsidR="00F6107D" w:rsidRPr="00D32B94">
        <w:rPr>
          <w:lang w:val="vi-VN"/>
        </w:rPr>
        <w:t xml:space="preserve"> </w:t>
      </w:r>
      <w:r w:rsidR="00F6107D">
        <w:fldChar w:fldCharType="begin"/>
      </w:r>
      <w:r w:rsidR="00F6107D" w:rsidRPr="00D32B94">
        <w:rPr>
          <w:lang w:val="vi-VN"/>
        </w:rPr>
        <w:instrText xml:space="preserve"> REF _Ref512669431 \r \h </w:instrText>
      </w:r>
      <w:r w:rsidR="00F6107D">
        <w:fldChar w:fldCharType="separate"/>
      </w:r>
      <w:r w:rsidR="00880FFD" w:rsidRPr="00D32B94">
        <w:rPr>
          <w:lang w:val="vi-VN"/>
        </w:rPr>
        <w:t>1.1</w:t>
      </w:r>
      <w:r w:rsidR="00F6107D">
        <w:fldChar w:fldCharType="end"/>
      </w:r>
      <w:r w:rsidR="005371CC" w:rsidRPr="00C41110">
        <w:rPr>
          <w:lang w:val="vi-VN"/>
        </w:rPr>
        <w:t xml:space="preserve"> </w:t>
      </w:r>
      <w:r w:rsidR="00E22411" w:rsidRPr="00C41110">
        <w:rPr>
          <w:lang w:val="vi-VN"/>
        </w:rPr>
        <w:t xml:space="preserve">(đối với đề tài nghiên cứu), </w:t>
      </w:r>
      <w:r w:rsidR="005371CC" w:rsidRPr="00C41110">
        <w:rPr>
          <w:lang w:val="vi-VN"/>
        </w:rPr>
        <w:t xml:space="preserve">hoặc </w:t>
      </w:r>
      <w:r w:rsidR="00E22411" w:rsidRPr="00C41110">
        <w:rPr>
          <w:lang w:val="vi-VN"/>
        </w:rPr>
        <w:t>về các sản phẩm hiện tại</w:t>
      </w:r>
      <w:r w:rsidR="0095747A" w:rsidRPr="00C41110">
        <w:rPr>
          <w:lang w:val="vi-VN"/>
        </w:rPr>
        <w:t>/</w:t>
      </w:r>
      <w:r w:rsidR="00E22411" w:rsidRPr="00C41110">
        <w:rPr>
          <w:lang w:val="vi-VN"/>
        </w:rPr>
        <w:t xml:space="preserve">về nhu cầu của người dùng (đối với đề tài ứng dụng). Tiếp đến, sinh viên tiến hành so sánh và đánh giá </w:t>
      </w:r>
      <w:r w:rsidR="003636B3" w:rsidRPr="00A2369E">
        <w:rPr>
          <w:lang w:val="vi-VN"/>
        </w:rPr>
        <w:t>tổng quan</w:t>
      </w:r>
      <w:r w:rsidR="007C5786" w:rsidRPr="00C41110">
        <w:rPr>
          <w:lang w:val="vi-VN"/>
        </w:rPr>
        <w:t xml:space="preserve"> </w:t>
      </w:r>
      <w:r w:rsidR="00E22411" w:rsidRPr="00C41110">
        <w:rPr>
          <w:lang w:val="vi-VN"/>
        </w:rPr>
        <w:t>các sản phẩm/</w:t>
      </w:r>
      <w:r w:rsidR="00C214D1" w:rsidRPr="00C41110">
        <w:rPr>
          <w:lang w:val="vi-VN"/>
        </w:rPr>
        <w:t xml:space="preserve">nghiên cứu </w:t>
      </w:r>
      <w:r w:rsidR="003636B3" w:rsidRPr="00A2369E">
        <w:rPr>
          <w:lang w:val="vi-VN"/>
        </w:rPr>
        <w:t>này</w:t>
      </w:r>
      <w:r w:rsidR="00E22411" w:rsidRPr="00C41110">
        <w:rPr>
          <w:lang w:val="vi-VN"/>
        </w:rPr>
        <w:t>.</w:t>
      </w:r>
    </w:p>
    <w:p w14:paraId="22690601" w14:textId="77777777" w:rsidR="00F6107D" w:rsidRDefault="00014916" w:rsidP="00E22411">
      <w:pPr>
        <w:rPr>
          <w:lang w:val="vi-VN"/>
        </w:rPr>
      </w:pPr>
      <w:r w:rsidRPr="00C41110">
        <w:rPr>
          <w:lang w:val="vi-VN"/>
        </w:rPr>
        <w:t>Dựa trên các phân tích</w:t>
      </w:r>
      <w:r w:rsidR="0095747A" w:rsidRPr="00C41110">
        <w:rPr>
          <w:lang w:val="vi-VN"/>
        </w:rPr>
        <w:t xml:space="preserve"> và</w:t>
      </w:r>
      <w:r w:rsidRPr="00C41110">
        <w:rPr>
          <w:lang w:val="vi-VN"/>
        </w:rPr>
        <w:t xml:space="preserve"> đánh giá ở trên, s</w:t>
      </w:r>
      <w:r w:rsidR="00E22411" w:rsidRPr="00C41110">
        <w:rPr>
          <w:lang w:val="vi-VN"/>
        </w:rPr>
        <w:t>inh viên</w:t>
      </w:r>
      <w:r w:rsidRPr="00C41110">
        <w:rPr>
          <w:lang w:val="vi-VN"/>
        </w:rPr>
        <w:t xml:space="preserve"> khái quát lại</w:t>
      </w:r>
      <w:r w:rsidR="00CD11F2" w:rsidRPr="00C41110">
        <w:rPr>
          <w:lang w:val="vi-VN"/>
        </w:rPr>
        <w:t xml:space="preserve"> </w:t>
      </w:r>
      <w:r w:rsidR="00D76F66" w:rsidRPr="00C41110">
        <w:rPr>
          <w:lang w:val="vi-VN"/>
        </w:rPr>
        <w:t xml:space="preserve">các hạn chế </w:t>
      </w:r>
      <w:r w:rsidR="00990500" w:rsidRPr="00C41110">
        <w:rPr>
          <w:lang w:val="vi-VN"/>
        </w:rPr>
        <w:t>hiện tại</w:t>
      </w:r>
      <w:r w:rsidR="002A495A" w:rsidRPr="00C41110">
        <w:rPr>
          <w:lang w:val="vi-VN"/>
        </w:rPr>
        <w:t xml:space="preserve"> đang gặp phải</w:t>
      </w:r>
      <w:r w:rsidR="00CD11F2" w:rsidRPr="00C41110">
        <w:rPr>
          <w:lang w:val="vi-VN"/>
        </w:rPr>
        <w:t xml:space="preserve">. Trên cơ sở đó, sinh viên sẽ hướng tới giải quyết vấn đề </w:t>
      </w:r>
      <w:r w:rsidR="006324E5" w:rsidRPr="00C41110">
        <w:rPr>
          <w:lang w:val="vi-VN"/>
        </w:rPr>
        <w:t xml:space="preserve">cụ thể </w:t>
      </w:r>
      <w:r w:rsidR="00CD11F2" w:rsidRPr="00C41110">
        <w:rPr>
          <w:lang w:val="vi-VN"/>
        </w:rPr>
        <w:t xml:space="preserve">gì, khắc phục hạn chế gì, </w:t>
      </w:r>
      <w:r w:rsidR="003636B3" w:rsidRPr="00A2369E">
        <w:rPr>
          <w:lang w:val="vi-VN"/>
        </w:rPr>
        <w:t xml:space="preserve">phát triển phần mềm gì, </w:t>
      </w:r>
      <w:r w:rsidR="00CD11F2" w:rsidRPr="00C41110">
        <w:rPr>
          <w:lang w:val="vi-VN"/>
        </w:rPr>
        <w:t>tạo nên đột phá gì, v.v</w:t>
      </w:r>
      <w:r w:rsidR="00E22411" w:rsidRPr="00C41110">
        <w:rPr>
          <w:lang w:val="vi-VN"/>
        </w:rPr>
        <w:t>.</w:t>
      </w:r>
    </w:p>
    <w:p w14:paraId="158EA155" w14:textId="242D9004" w:rsidR="00E22411" w:rsidRPr="00A2369E" w:rsidRDefault="00F6107D" w:rsidP="00E22411">
      <w:pPr>
        <w:rPr>
          <w:lang w:val="vi-VN"/>
        </w:rPr>
      </w:pPr>
      <w:r w:rsidRPr="00541FC9">
        <w:rPr>
          <w:lang w:val="vi-VN"/>
        </w:rPr>
        <w:t>T</w:t>
      </w:r>
      <w:r w:rsidR="00E77597">
        <w:rPr>
          <w:lang w:val="vi-VN"/>
        </w:rPr>
        <w:t xml:space="preserve">rong phần này, sinh viên </w:t>
      </w:r>
      <w:r w:rsidRPr="00541FC9">
        <w:rPr>
          <w:lang w:val="vi-VN"/>
        </w:rPr>
        <w:t xml:space="preserve">lưu ý </w:t>
      </w:r>
      <w:r w:rsidR="00E77597">
        <w:rPr>
          <w:lang w:val="vi-VN"/>
        </w:rPr>
        <w:t>chỉ trình bày tổng quan, không đi vào chi tiết của vấn đề hoặc giải pháp.</w:t>
      </w:r>
      <w:r w:rsidR="0006153C">
        <w:rPr>
          <w:lang w:val="vi-VN"/>
        </w:rPr>
        <w:t xml:space="preserve"> </w:t>
      </w:r>
      <w:r w:rsidRPr="00541FC9">
        <w:rPr>
          <w:lang w:val="vi-VN"/>
        </w:rPr>
        <w:t>Nội dung</w:t>
      </w:r>
      <w:r w:rsidR="0006153C">
        <w:rPr>
          <w:lang w:val="vi-VN"/>
        </w:rPr>
        <w:t xml:space="preserve"> chi tiết sẽ được trình bày trong các chương tiếp theo, đặc biệt </w:t>
      </w:r>
      <w:r w:rsidR="00D10F18" w:rsidRPr="00541FC9">
        <w:rPr>
          <w:lang w:val="vi-VN"/>
        </w:rPr>
        <w:t xml:space="preserve">là </w:t>
      </w:r>
      <w:r w:rsidR="0006153C">
        <w:rPr>
          <w:lang w:val="vi-VN"/>
        </w:rPr>
        <w:t xml:space="preserve">trong </w:t>
      </w:r>
      <w:r w:rsidR="0006153C">
        <w:rPr>
          <w:lang w:val="vi-VN"/>
        </w:rPr>
        <w:fldChar w:fldCharType="begin"/>
      </w:r>
      <w:r w:rsidR="0006153C">
        <w:rPr>
          <w:lang w:val="vi-VN"/>
        </w:rPr>
        <w:instrText xml:space="preserve"> REF _Ref512461958 \r \h </w:instrText>
      </w:r>
      <w:r w:rsidR="0006153C">
        <w:rPr>
          <w:lang w:val="vi-VN"/>
        </w:rPr>
      </w:r>
      <w:r w:rsidR="0006153C">
        <w:rPr>
          <w:lang w:val="vi-VN"/>
        </w:rPr>
        <w:fldChar w:fldCharType="separate"/>
      </w:r>
      <w:r w:rsidR="00880FFD">
        <w:rPr>
          <w:lang w:val="vi-VN"/>
        </w:rPr>
        <w:t>Chương 5</w:t>
      </w:r>
      <w:r w:rsidR="0006153C">
        <w:rPr>
          <w:lang w:val="vi-VN"/>
        </w:rPr>
        <w:fldChar w:fldCharType="end"/>
      </w:r>
      <w:r w:rsidR="0006153C">
        <w:rPr>
          <w:lang w:val="vi-VN"/>
        </w:rPr>
        <w:t>.</w:t>
      </w:r>
    </w:p>
    <w:p w14:paraId="1BCFFEBE" w14:textId="77777777" w:rsidR="00CD11F2" w:rsidRDefault="00014916" w:rsidP="00014916">
      <w:pPr>
        <w:pStyle w:val="u2"/>
      </w:pPr>
      <w:bookmarkStart w:id="37" w:name="_Ref510797590"/>
      <w:bookmarkStart w:id="38" w:name="_Toc510882194"/>
      <w:bookmarkStart w:id="39" w:name="_Toc512713183"/>
      <w:r>
        <w:t>Định hướng giải pháp</w:t>
      </w:r>
      <w:bookmarkEnd w:id="37"/>
      <w:bookmarkEnd w:id="38"/>
      <w:bookmarkEnd w:id="39"/>
    </w:p>
    <w:p w14:paraId="156C6FBB" w14:textId="67E3D445" w:rsidR="000F6D3A" w:rsidRPr="00C41110" w:rsidRDefault="00014916" w:rsidP="00C214D1">
      <w:pPr>
        <w:rPr>
          <w:lang w:val="vi-VN"/>
        </w:rPr>
      </w:pPr>
      <w:r w:rsidRPr="00C41110">
        <w:rPr>
          <w:lang w:val="vi-VN"/>
        </w:rPr>
        <w:t xml:space="preserve">Từ việc xác định rõ nhiệm vụ cần giải quyết ở phần </w:t>
      </w:r>
      <w:r>
        <w:fldChar w:fldCharType="begin"/>
      </w:r>
      <w:r w:rsidRPr="00C41110">
        <w:rPr>
          <w:lang w:val="vi-VN"/>
        </w:rPr>
        <w:instrText xml:space="preserve"> REF _Ref510773573 \r \h </w:instrText>
      </w:r>
      <w:r>
        <w:fldChar w:fldCharType="separate"/>
      </w:r>
      <w:r w:rsidR="00880FFD">
        <w:rPr>
          <w:lang w:val="vi-VN"/>
        </w:rPr>
        <w:t>1.2</w:t>
      </w:r>
      <w:r>
        <w:fldChar w:fldCharType="end"/>
      </w:r>
      <w:r w:rsidRPr="00C41110">
        <w:rPr>
          <w:lang w:val="vi-VN"/>
        </w:rPr>
        <w:t xml:space="preserve">, </w:t>
      </w:r>
      <w:r w:rsidR="005A2E39" w:rsidRPr="00C41110">
        <w:rPr>
          <w:lang w:val="vi-VN"/>
        </w:rPr>
        <w:t>sinh viên đề xuất</w:t>
      </w:r>
      <w:r w:rsidR="008A228D" w:rsidRPr="00C41110">
        <w:rPr>
          <w:lang w:val="vi-VN"/>
        </w:rPr>
        <w:t xml:space="preserve"> định hướng</w:t>
      </w:r>
      <w:r w:rsidR="005A2E39" w:rsidRPr="00C41110">
        <w:rPr>
          <w:lang w:val="vi-VN"/>
        </w:rPr>
        <w:t xml:space="preserve"> g</w:t>
      </w:r>
      <w:r w:rsidR="0007732E" w:rsidRPr="00C41110">
        <w:rPr>
          <w:lang w:val="vi-VN"/>
        </w:rPr>
        <w:t xml:space="preserve">iải pháp của mình </w:t>
      </w:r>
      <w:r w:rsidR="00245D54" w:rsidRPr="00C41110">
        <w:rPr>
          <w:lang w:val="vi-VN"/>
        </w:rPr>
        <w:t xml:space="preserve">theo trình tự </w:t>
      </w:r>
      <w:r w:rsidR="0007732E" w:rsidRPr="00C41110">
        <w:rPr>
          <w:lang w:val="vi-VN"/>
        </w:rPr>
        <w:t>sau: (i)</w:t>
      </w:r>
      <w:r w:rsidR="005A2E39" w:rsidRPr="00C41110">
        <w:rPr>
          <w:lang w:val="vi-VN"/>
        </w:rPr>
        <w:t xml:space="preserve"> Sinh viên</w:t>
      </w:r>
      <w:r w:rsidR="008C6F11" w:rsidRPr="00C41110">
        <w:rPr>
          <w:lang w:val="vi-VN"/>
        </w:rPr>
        <w:t xml:space="preserve"> trước tiên</w:t>
      </w:r>
      <w:r w:rsidR="005A2E39" w:rsidRPr="00C41110">
        <w:rPr>
          <w:lang w:val="vi-VN"/>
        </w:rPr>
        <w:t xml:space="preserve"> trình bày sẽ giải quyết vấn đề theo định hướng, phương pháp, thuật to</w:t>
      </w:r>
      <w:r w:rsidR="0007732E" w:rsidRPr="00C41110">
        <w:rPr>
          <w:lang w:val="vi-VN"/>
        </w:rPr>
        <w:t xml:space="preserve">án, kỹ thuật, hay công nghệ nào; </w:t>
      </w:r>
      <w:r w:rsidR="004E7066">
        <w:t xml:space="preserve">Tiếp theo, </w:t>
      </w:r>
      <w:r w:rsidR="0007732E" w:rsidRPr="00C41110">
        <w:rPr>
          <w:lang w:val="vi-VN"/>
        </w:rPr>
        <w:t>(ii)</w:t>
      </w:r>
      <w:r w:rsidR="009C2811" w:rsidRPr="00C41110">
        <w:rPr>
          <w:lang w:val="vi-VN"/>
        </w:rPr>
        <w:t xml:space="preserve"> sinh viên m</w:t>
      </w:r>
      <w:r w:rsidR="005A2E39" w:rsidRPr="00C41110">
        <w:rPr>
          <w:lang w:val="vi-VN"/>
        </w:rPr>
        <w:t xml:space="preserve">ô tả ngắn gọn giải pháp của </w:t>
      </w:r>
      <w:r w:rsidR="009C2811" w:rsidRPr="00C41110">
        <w:rPr>
          <w:lang w:val="vi-VN"/>
        </w:rPr>
        <w:t>mình</w:t>
      </w:r>
      <w:r w:rsidR="0007732E" w:rsidRPr="00C41110">
        <w:rPr>
          <w:lang w:val="vi-VN"/>
        </w:rPr>
        <w:t xml:space="preserve"> là gì</w:t>
      </w:r>
      <w:r w:rsidR="004E7066">
        <w:t xml:space="preserve"> (khi đi theo định hướng/phương pháp nêu trên)</w:t>
      </w:r>
      <w:r w:rsidR="0007732E" w:rsidRPr="00C41110">
        <w:rPr>
          <w:lang w:val="vi-VN"/>
        </w:rPr>
        <w:t xml:space="preserve">; và </w:t>
      </w:r>
      <w:r w:rsidR="00EC3C98" w:rsidRPr="00C41110">
        <w:rPr>
          <w:lang w:val="vi-VN"/>
        </w:rPr>
        <w:t xml:space="preserve">sau cùng, </w:t>
      </w:r>
      <w:r w:rsidR="004E7066">
        <w:t>(iii) sinh viên trình bày đóng góp chính của đồ án là gì, kết quả đạt được là gì.</w:t>
      </w:r>
    </w:p>
    <w:p w14:paraId="7C070EF4" w14:textId="531918AD" w:rsidR="00CA5B21" w:rsidRPr="00D646D0" w:rsidRDefault="004E7066" w:rsidP="00CA5B21">
      <w:pPr>
        <w:rPr>
          <w:lang w:val="vi-VN"/>
        </w:rPr>
      </w:pPr>
      <w:r w:rsidRPr="00A2369E">
        <w:rPr>
          <w:lang w:val="vi-VN"/>
        </w:rPr>
        <w:t>Sinh viên lưu ý không</w:t>
      </w:r>
      <w:r w:rsidR="00CA5B21" w:rsidRPr="00C41110">
        <w:rPr>
          <w:lang w:val="vi-VN"/>
        </w:rPr>
        <w:t xml:space="preserve"> </w:t>
      </w:r>
      <w:r w:rsidRPr="00A2369E">
        <w:rPr>
          <w:lang w:val="vi-VN"/>
        </w:rPr>
        <w:t>giải thích hoặc phân tích</w:t>
      </w:r>
      <w:r w:rsidR="00CA5B21" w:rsidRPr="00C41110">
        <w:rPr>
          <w:lang w:val="vi-VN"/>
        </w:rPr>
        <w:t xml:space="preserve"> chi tiết</w:t>
      </w:r>
      <w:r>
        <w:rPr>
          <w:lang w:val="vi-VN"/>
        </w:rPr>
        <w:t xml:space="preserve"> công nghệ/</w:t>
      </w:r>
      <w:r w:rsidR="00CA5B21">
        <w:rPr>
          <w:lang w:val="vi-VN"/>
        </w:rPr>
        <w:t>thuật toán</w:t>
      </w:r>
      <w:r w:rsidRPr="00A2369E">
        <w:rPr>
          <w:lang w:val="vi-VN"/>
        </w:rPr>
        <w:t xml:space="preserve"> trong phần này. Sinh viên</w:t>
      </w:r>
      <w:r w:rsidR="00CA5B21">
        <w:rPr>
          <w:lang w:val="vi-VN"/>
        </w:rPr>
        <w:t xml:space="preserve"> chỉ </w:t>
      </w:r>
      <w:r w:rsidRPr="00A2369E">
        <w:rPr>
          <w:lang w:val="vi-VN"/>
        </w:rPr>
        <w:t xml:space="preserve">cần </w:t>
      </w:r>
      <w:r w:rsidR="00CA5B21">
        <w:rPr>
          <w:lang w:val="vi-VN"/>
        </w:rPr>
        <w:t>nêu tên</w:t>
      </w:r>
      <w:r w:rsidR="00B102C7">
        <w:rPr>
          <w:lang w:val="vi-VN"/>
        </w:rPr>
        <w:t xml:space="preserve"> định hướng</w:t>
      </w:r>
      <w:r w:rsidR="00F640E5">
        <w:rPr>
          <w:lang w:val="vi-VN"/>
        </w:rPr>
        <w:t xml:space="preserve"> công nghệ/thuật </w:t>
      </w:r>
      <w:r w:rsidR="00B463EC">
        <w:rPr>
          <w:lang w:val="vi-VN"/>
        </w:rPr>
        <w:t>toán</w:t>
      </w:r>
      <w:r w:rsidRPr="00A2369E">
        <w:rPr>
          <w:lang w:val="vi-VN"/>
        </w:rPr>
        <w:t>, mô tả ngắn gọn trong một đến hai câu</w:t>
      </w:r>
      <w:r w:rsidR="00B102C7">
        <w:rPr>
          <w:lang w:val="vi-VN"/>
        </w:rPr>
        <w:t xml:space="preserve"> và giải thích </w:t>
      </w:r>
      <w:r w:rsidR="00EC1E35" w:rsidRPr="00541FC9">
        <w:rPr>
          <w:lang w:val="vi-VN"/>
        </w:rPr>
        <w:t>nhanh</w:t>
      </w:r>
      <w:r w:rsidR="00B102C7">
        <w:rPr>
          <w:lang w:val="vi-VN"/>
        </w:rPr>
        <w:t xml:space="preserve"> lý do lựa chọn.</w:t>
      </w:r>
    </w:p>
    <w:p w14:paraId="35D5A56C" w14:textId="77777777" w:rsidR="008C6F11" w:rsidRDefault="00E42498" w:rsidP="00E42498">
      <w:pPr>
        <w:pStyle w:val="u2"/>
      </w:pPr>
      <w:bookmarkStart w:id="40" w:name="_Toc510882195"/>
      <w:bookmarkStart w:id="41" w:name="_Toc512713184"/>
      <w:r>
        <w:t>Bố cục đồ án</w:t>
      </w:r>
      <w:bookmarkEnd w:id="40"/>
      <w:bookmarkEnd w:id="41"/>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AC849B1" w14:textId="77777777" w:rsidR="00D32B94" w:rsidRPr="00D32B94" w:rsidRDefault="00D32B94" w:rsidP="00D32B94">
      <w:pPr>
        <w:rPr>
          <w:lang w:val="vi-VN"/>
        </w:rPr>
      </w:pPr>
      <w:r w:rsidRPr="00D32B94">
        <w:rPr>
          <w:lang w:val="vi-VN"/>
        </w:rPr>
        <w:lastRenderedPageBreak/>
        <w:t>Chương 2: Phân tích yêu cầu bài toán.</w:t>
      </w:r>
    </w:p>
    <w:p w14:paraId="40BFC84B" w14:textId="77777777" w:rsidR="00D32B94" w:rsidRPr="00D32B94" w:rsidRDefault="00D32B94" w:rsidP="00D32B94">
      <w:pPr>
        <w:rPr>
          <w:lang w:val="vi-VN"/>
        </w:rPr>
      </w:pPr>
      <w:r w:rsidRPr="00D32B94">
        <w:rPr>
          <w:lang w:val="vi-VN"/>
        </w:rPr>
        <w:t>Nội dung chương 2 trình bày kết quả khảo sát các ứng dụng tương tự trên thị trường và phân tích các công nghệ dùng trong hệ thống.</w:t>
      </w:r>
    </w:p>
    <w:p w14:paraId="1873B98B" w14:textId="77777777" w:rsidR="00D32B94" w:rsidRPr="00D32B94" w:rsidRDefault="00D32B94" w:rsidP="00D32B94">
      <w:pPr>
        <w:rPr>
          <w:lang w:val="vi-VN"/>
        </w:rPr>
      </w:pPr>
      <w:r w:rsidRPr="00D32B94">
        <w:rPr>
          <w:lang w:val="vi-VN"/>
        </w:rPr>
        <w:t>Chương 3: Phân tích thiết kế hệ thống.</w:t>
      </w:r>
    </w:p>
    <w:p w14:paraId="2AA1CA3C" w14:textId="77777777" w:rsidR="00D32B94" w:rsidRPr="00D32B94" w:rsidRDefault="00D32B94" w:rsidP="00D32B94">
      <w:pPr>
        <w:rPr>
          <w:lang w:val="vi-VN"/>
        </w:rPr>
      </w:pPr>
      <w:r w:rsidRPr="00D32B94">
        <w:rPr>
          <w:lang w:val="vi-VN"/>
        </w:rPr>
        <w:t>Nội dung chương 4 trình bày các phân tích thiết kế của hệ thống, thiết kế cấu trúc dữ liệu và xây dựng phát triển hệ thống.</w:t>
      </w:r>
    </w:p>
    <w:p w14:paraId="1BD8373E" w14:textId="77777777" w:rsidR="00D32B94" w:rsidRPr="00D32B94" w:rsidRDefault="00D32B94" w:rsidP="00D32B94">
      <w:pPr>
        <w:rPr>
          <w:lang w:val="vi-VN"/>
        </w:rPr>
      </w:pPr>
      <w:r w:rsidRPr="00D32B94">
        <w:rPr>
          <w:lang w:val="vi-VN"/>
        </w:rPr>
        <w:t xml:space="preserve">Chương 4: </w:t>
      </w:r>
    </w:p>
    <w:p w14:paraId="50CBF806" w14:textId="77777777" w:rsidR="00D32B94" w:rsidRPr="00D32B94" w:rsidRDefault="00D32B94" w:rsidP="00D32B94">
      <w:pPr>
        <w:rPr>
          <w:lang w:val="vi-VN"/>
        </w:rPr>
      </w:pPr>
      <w:r w:rsidRPr="00D32B94">
        <w:rPr>
          <w:lang w:val="vi-VN"/>
        </w:rPr>
        <w:t>Chương 5: Kết luận và hướng phát triển.</w:t>
      </w:r>
    </w:p>
    <w:p w14:paraId="26C121DA" w14:textId="3BF6E85B" w:rsidR="00CA1DA4" w:rsidRPr="0062205F" w:rsidRDefault="00D32B94" w:rsidP="00D32B94">
      <w:pPr>
        <w:rPr>
          <w:lang w:val="vi-VN"/>
        </w:rPr>
      </w:pPr>
      <w:r w:rsidRPr="00F579E4">
        <w:rPr>
          <w:lang w:val="vi-VN"/>
        </w:rPr>
        <w:t>Chương 5 sẽ trình bày tóm tắt các nội dung mà đồ án đã đạt được, đồng thời đánh giá ưu và nhược điểm của hệ thống cùng với định hướng giải pháp trong tương lai.</w:t>
      </w:r>
      <w:r w:rsidR="00B520E7">
        <w:rPr>
          <w:lang w:val="vi-VN"/>
        </w:rPr>
        <w:t>.</w:t>
      </w:r>
    </w:p>
    <w:p w14:paraId="6B05B2E4" w14:textId="65D6C8F1" w:rsidR="00AB7F25" w:rsidRPr="00A2369E" w:rsidRDefault="00FA7697" w:rsidP="00C67086">
      <w:pPr>
        <w:pStyle w:val="u1"/>
        <w:framePr w:w="8309" w:wrap="notBeside" w:hAnchor="page" w:x="2194" w:y="-3"/>
        <w:rPr>
          <w:lang w:val="vi-VN"/>
        </w:rPr>
      </w:pPr>
      <w:bookmarkStart w:id="42" w:name="_Ref510797771"/>
      <w:bookmarkStart w:id="43" w:name="_Toc510882196"/>
      <w:bookmarkStart w:id="44" w:name="_Toc51271318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2"/>
      <w:bookmarkEnd w:id="43"/>
      <w:bookmarkEnd w:id="44"/>
    </w:p>
    <w:p w14:paraId="1951F131" w14:textId="70939E97" w:rsidR="005D32F6" w:rsidRPr="005D32F6" w:rsidRDefault="00EF5E82" w:rsidP="001A39FB">
      <w:pPr>
        <w:rPr>
          <w:lang w:val="vi-VN"/>
        </w:rPr>
      </w:pPr>
      <w:r w:rsidRPr="00EF5E82">
        <w:rPr>
          <w:lang w:val="vi-VN"/>
        </w:rPr>
        <w:t>Tiếp nối chương I, ở chương này sẽ tập trung phân tích yêu cầu của bài toán dựa trên việc khảo sát các ứng dụng tương tự có trên thị trường, từ đó đưa ra được danh sách các chức năng cần có cho hệ thống. Phân tích các công nghệ cần thiết để xây dựng nên hệ thống.</w:t>
      </w:r>
    </w:p>
    <w:p w14:paraId="37283208" w14:textId="2D4362DF" w:rsidR="004A1EDD" w:rsidRDefault="004A1EDD" w:rsidP="001A39FB">
      <w:pPr>
        <w:pStyle w:val="u2"/>
      </w:pPr>
      <w:bookmarkStart w:id="45" w:name="_Toc512713186"/>
      <w:bookmarkStart w:id="46" w:name="_Ref510859496"/>
      <w:bookmarkStart w:id="47" w:name="_Toc510882197"/>
      <w:r>
        <w:t>Khảo sát hiện</w:t>
      </w:r>
      <w:r>
        <w:rPr>
          <w:lang w:val="vi-VN"/>
        </w:rPr>
        <w:t xml:space="preserve"> </w:t>
      </w:r>
      <w:r>
        <w:t>trạng</w:t>
      </w:r>
      <w:bookmarkEnd w:id="45"/>
    </w:p>
    <w:p w14:paraId="1A0305AF" w14:textId="77777777" w:rsidR="00EF5E82" w:rsidRDefault="00EF5E82" w:rsidP="00EF5E82">
      <w:r>
        <w:t>Theo như bài toán đặt ra, chúng ta cần xây dựng một hệ thống có các chức năng cho phép tìm kiếm, kết nối và trao đổi thông tin giữa khách hàng có nhu cầu giao hàng với tài xế cung cấp các dịch vụ này.</w:t>
      </w:r>
    </w:p>
    <w:p w14:paraId="19D944AA" w14:textId="7B5AEB76" w:rsidR="005D32F6" w:rsidRDefault="00EF5E82" w:rsidP="00EF5E82">
      <w:r>
        <w:t>Hiện nay trên thị trường có một số hệ thống, ứng dụng có tính năng tương tự với yêu cầu bài toán, có thể kể đến như sau:</w:t>
      </w:r>
    </w:p>
    <w:p w14:paraId="6A0801C7" w14:textId="209A102E" w:rsidR="00EF5E82" w:rsidRDefault="00EF5E82" w:rsidP="00EF5E82">
      <w:pPr>
        <w:pStyle w:val="oancuaDanhsach"/>
        <w:numPr>
          <w:ilvl w:val="0"/>
          <w:numId w:val="9"/>
        </w:numPr>
        <w:rPr>
          <w:lang w:val="vi-VN"/>
        </w:rPr>
      </w:pPr>
      <w:r w:rsidRPr="00EF5E82">
        <w:rPr>
          <w:b/>
          <w:lang w:val="vi-VN"/>
        </w:rPr>
        <w:t>Grab</w:t>
      </w:r>
      <w:r>
        <w:rPr>
          <w:b/>
          <w:lang w:val="vi-VN"/>
        </w:rPr>
        <w:t xml:space="preserve"> giao hàng</w:t>
      </w:r>
      <w:r w:rsidRPr="00EF5E82">
        <w:rPr>
          <w:lang w:val="vi-VN"/>
        </w:rPr>
        <w:t xml:space="preserve">: </w:t>
      </w:r>
      <w:r w:rsidR="00B50B5B">
        <w:rPr>
          <w:lang w:val="vi-VN"/>
        </w:rPr>
        <w:t xml:space="preserve">Grab </w:t>
      </w:r>
      <w:r w:rsidRPr="00EF5E82">
        <w:rPr>
          <w:lang w:val="vi-VN"/>
        </w:rPr>
        <w:t>là ứng dụng gọi xe theo yêu cầu của công ty Grab. Ứng dụng cung cấp dịch vụ đa dạng dựa theo nhu cầu của khách hàng. Trong đó có dịch vụ giao hàng theo yêu cầu.</w:t>
      </w:r>
    </w:p>
    <w:p w14:paraId="5ECDC889" w14:textId="2AD2CB0E" w:rsidR="00EF5E82" w:rsidRDefault="00EF5E82" w:rsidP="00EF5E82">
      <w:pPr>
        <w:pStyle w:val="oancuaDanhsach"/>
        <w:rPr>
          <w:lang w:val="vi-VN"/>
        </w:rPr>
      </w:pPr>
      <w:r w:rsidRPr="004A425B">
        <w:rPr>
          <w:rFonts w:asciiTheme="majorHAnsi" w:hAnsiTheme="majorHAnsi" w:cstheme="majorHAnsi"/>
          <w:noProof/>
          <w:szCs w:val="26"/>
        </w:rPr>
        <w:lastRenderedPageBreak/>
        <w:drawing>
          <wp:inline distT="0" distB="0" distL="0" distR="0" wp14:anchorId="6095246F" wp14:editId="54A390E9">
            <wp:extent cx="4952010" cy="1726117"/>
            <wp:effectExtent l="19050" t="19050" r="20320" b="2667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solidFill>
                        <a:schemeClr val="tx1"/>
                      </a:solidFill>
                    </a:ln>
                  </pic:spPr>
                </pic:pic>
              </a:graphicData>
            </a:graphic>
          </wp:inline>
        </w:drawing>
      </w:r>
    </w:p>
    <w:p w14:paraId="73C4B4D8" w14:textId="0B5987B6" w:rsidR="00EF5E82" w:rsidRDefault="00EF5E82" w:rsidP="00EF5E82">
      <w:pPr>
        <w:pStyle w:val="oancuaDanhsach"/>
        <w:rPr>
          <w:lang w:val="vi-VN"/>
        </w:rPr>
      </w:pPr>
      <w:r w:rsidRPr="00EF5E82">
        <w:rPr>
          <w:lang w:val="vi-VN"/>
        </w:rPr>
        <w:t>Các chức năng chính của ứng dụng:</w:t>
      </w:r>
    </w:p>
    <w:p w14:paraId="04B80A97" w14:textId="67FFD613" w:rsidR="00EF5E82" w:rsidRDefault="00EF5E82" w:rsidP="00EF5E82">
      <w:pPr>
        <w:pStyle w:val="oancuaDanhsach"/>
        <w:numPr>
          <w:ilvl w:val="0"/>
          <w:numId w:val="10"/>
        </w:numPr>
        <w:rPr>
          <w:lang w:val="vi-VN"/>
        </w:rPr>
      </w:pPr>
      <w:r>
        <w:rPr>
          <w:lang w:val="vi-VN"/>
        </w:rPr>
        <w:t>Đăng nhập</w:t>
      </w:r>
      <w:r w:rsidR="008D7318">
        <w:rPr>
          <w:lang w:val="vi-VN"/>
        </w:rPr>
        <w:t>.</w:t>
      </w:r>
    </w:p>
    <w:p w14:paraId="185A6A81" w14:textId="06CBC26C" w:rsidR="00EF5E82" w:rsidRDefault="00EF5E82" w:rsidP="00EF5E82">
      <w:pPr>
        <w:pStyle w:val="oancuaDanhsach"/>
        <w:numPr>
          <w:ilvl w:val="0"/>
          <w:numId w:val="10"/>
        </w:numPr>
        <w:rPr>
          <w:lang w:val="vi-VN"/>
        </w:rPr>
      </w:pPr>
      <w:r>
        <w:rPr>
          <w:lang w:val="vi-VN"/>
        </w:rPr>
        <w:t>Quản lý thông tin cá nhân</w:t>
      </w:r>
      <w:r w:rsidR="008D7318">
        <w:rPr>
          <w:lang w:val="vi-VN"/>
        </w:rPr>
        <w:t>.</w:t>
      </w:r>
    </w:p>
    <w:p w14:paraId="4AC9051A" w14:textId="6225DF5C" w:rsidR="00EF5E82" w:rsidRDefault="00EF5E82" w:rsidP="00EF5E82">
      <w:pPr>
        <w:pStyle w:val="oancuaDanhsach"/>
        <w:numPr>
          <w:ilvl w:val="0"/>
          <w:numId w:val="10"/>
        </w:numPr>
        <w:rPr>
          <w:lang w:val="vi-VN"/>
        </w:rPr>
      </w:pPr>
      <w:r>
        <w:rPr>
          <w:lang w:val="vi-VN"/>
        </w:rPr>
        <w:t>Gọi xe giao hàng theo yêu cầu</w:t>
      </w:r>
      <w:r w:rsidR="008D7318">
        <w:rPr>
          <w:lang w:val="vi-VN"/>
        </w:rPr>
        <w:t>.</w:t>
      </w:r>
    </w:p>
    <w:p w14:paraId="6F3EE7E2" w14:textId="04053693" w:rsidR="00EF5E82" w:rsidRDefault="00EF5E82" w:rsidP="00EF5E82">
      <w:pPr>
        <w:pStyle w:val="oancuaDanhsach"/>
        <w:numPr>
          <w:ilvl w:val="0"/>
          <w:numId w:val="10"/>
        </w:numPr>
        <w:rPr>
          <w:lang w:val="vi-VN"/>
        </w:rPr>
      </w:pPr>
      <w:r>
        <w:rPr>
          <w:lang w:val="vi-VN"/>
        </w:rPr>
        <w:t>Nhận yêu cầu giao hàng</w:t>
      </w:r>
      <w:r w:rsidR="008D7318">
        <w:rPr>
          <w:lang w:val="vi-VN"/>
        </w:rPr>
        <w:t>.</w:t>
      </w:r>
    </w:p>
    <w:p w14:paraId="7E1BA0A9" w14:textId="5E5C1FD6" w:rsidR="00EF5E82" w:rsidRDefault="00EF5E82" w:rsidP="00EF5E82">
      <w:pPr>
        <w:pStyle w:val="oancuaDanhsach"/>
        <w:numPr>
          <w:ilvl w:val="0"/>
          <w:numId w:val="10"/>
        </w:numPr>
        <w:rPr>
          <w:lang w:val="vi-VN"/>
        </w:rPr>
      </w:pPr>
      <w:r>
        <w:rPr>
          <w:lang w:val="vi-VN"/>
        </w:rPr>
        <w:t>Quản lý lịch sử sử dụng</w:t>
      </w:r>
      <w:r w:rsidR="008D7318">
        <w:rPr>
          <w:lang w:val="vi-VN"/>
        </w:rPr>
        <w:t>.</w:t>
      </w:r>
    </w:p>
    <w:p w14:paraId="0876BFA0" w14:textId="7DAEBB67" w:rsidR="00EF5E82" w:rsidRDefault="00EF5E82" w:rsidP="00EF5E82">
      <w:pPr>
        <w:pStyle w:val="oancuaDanhsach"/>
        <w:numPr>
          <w:ilvl w:val="0"/>
          <w:numId w:val="10"/>
        </w:numPr>
        <w:rPr>
          <w:lang w:val="vi-VN"/>
        </w:rPr>
      </w:pPr>
      <w:r>
        <w:rPr>
          <w:lang w:val="vi-VN"/>
        </w:rPr>
        <w:t>Ví điện tử</w:t>
      </w:r>
      <w:r w:rsidR="008D7318">
        <w:rPr>
          <w:lang w:val="vi-VN"/>
        </w:rPr>
        <w:t>.</w:t>
      </w:r>
    </w:p>
    <w:p w14:paraId="14C583F5" w14:textId="472EEB72" w:rsidR="00EF5E82" w:rsidRDefault="00EF5E82" w:rsidP="00EF5E82">
      <w:pPr>
        <w:pStyle w:val="oancuaDanhsach"/>
        <w:numPr>
          <w:ilvl w:val="0"/>
          <w:numId w:val="10"/>
        </w:numPr>
        <w:rPr>
          <w:lang w:val="vi-VN"/>
        </w:rPr>
      </w:pPr>
      <w:r>
        <w:rPr>
          <w:lang w:val="vi-VN"/>
        </w:rPr>
        <w:t>Theo dõi chuyến đi qua bản đồ</w:t>
      </w:r>
      <w:r w:rsidR="008D7318">
        <w:rPr>
          <w:lang w:val="vi-VN"/>
        </w:rPr>
        <w:t>.</w:t>
      </w:r>
    </w:p>
    <w:p w14:paraId="0D319FA3" w14:textId="0A772207" w:rsidR="00B50B5B" w:rsidRDefault="00EF5E82" w:rsidP="00B50B5B">
      <w:pPr>
        <w:ind w:left="720"/>
        <w:rPr>
          <w:lang w:val="vi-VN"/>
        </w:rPr>
      </w:pPr>
      <w:r>
        <w:rPr>
          <w:lang w:val="vi-VN"/>
        </w:rPr>
        <w:t>Với lợi thế sử dụng chung nền tảng mạnh mẽ của Grab. Grab giao</w:t>
      </w:r>
      <w:r w:rsidR="00B50B5B">
        <w:rPr>
          <w:lang w:val="vi-VN"/>
        </w:rPr>
        <w:t xml:space="preserve"> hàng có số lượng tài xế lớn, phủ rộng khắp với các nhiều chức năng đầy đủ, tiện ích. Tuy nhiên hiện nay Grab giao hàng vẫn còn một số điểm hạn chế như chỉ hỗ trợ giao hàng bằng xe máy, loại hình dịch vụ giao hàng còn hạn chế, giới hạn chỉ một điểm đến trên đơn hàng.</w:t>
      </w:r>
    </w:p>
    <w:p w14:paraId="17612F27" w14:textId="67446476" w:rsidR="008D7318" w:rsidRDefault="008D7318" w:rsidP="008D7318">
      <w:pPr>
        <w:pStyle w:val="oancuaDanhsach"/>
        <w:numPr>
          <w:ilvl w:val="0"/>
          <w:numId w:val="9"/>
        </w:numPr>
        <w:rPr>
          <w:lang w:val="vi-VN"/>
        </w:rPr>
      </w:pPr>
      <w:r w:rsidRPr="008D7318">
        <w:rPr>
          <w:b/>
          <w:lang w:val="vi-VN"/>
        </w:rPr>
        <w:t>AhaMove:</w:t>
      </w:r>
      <w:r w:rsidRPr="008D7318">
        <w:rPr>
          <w:lang w:val="vi-VN"/>
        </w:rPr>
        <w:t xml:space="preserve"> AhaMove là ứng dụng đặt xe cho nhu cầu giao hàng. Kết nối khách hàng với đội ngũ tài xế xe giàu kinh nghiêm. Khi bạn cần chuyển các đơn hàng gấp hoặc cần lên lịch chuyển hàng chủ động, AhaMove sẽ giúp bạn đặt xe một cách hiệu quả.</w:t>
      </w:r>
    </w:p>
    <w:p w14:paraId="45CEE240" w14:textId="2D21E6CD" w:rsidR="008D7318" w:rsidRDefault="008D7318" w:rsidP="008D7318">
      <w:pPr>
        <w:pStyle w:val="oancuaDanhsach"/>
        <w:rPr>
          <w:lang w:val="vi-VN"/>
        </w:rPr>
      </w:pPr>
      <w:r w:rsidRPr="004A425B">
        <w:rPr>
          <w:rFonts w:asciiTheme="majorHAnsi" w:hAnsiTheme="majorHAnsi" w:cstheme="majorHAnsi"/>
          <w:noProof/>
          <w:szCs w:val="26"/>
        </w:rPr>
        <w:lastRenderedPageBreak/>
        <w:drawing>
          <wp:inline distT="0" distB="0" distL="0" distR="0" wp14:anchorId="5A5043FC" wp14:editId="544CF6EF">
            <wp:extent cx="4975412" cy="1734274"/>
            <wp:effectExtent l="19050" t="19050" r="15875" b="18415"/>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solidFill>
                        <a:schemeClr val="tx1"/>
                      </a:solidFill>
                    </a:ln>
                  </pic:spPr>
                </pic:pic>
              </a:graphicData>
            </a:graphic>
          </wp:inline>
        </w:drawing>
      </w:r>
    </w:p>
    <w:p w14:paraId="3D110D32" w14:textId="77777777" w:rsidR="008D7318" w:rsidRDefault="008D7318" w:rsidP="008D7318">
      <w:pPr>
        <w:pStyle w:val="oancuaDanhsach"/>
        <w:rPr>
          <w:lang w:val="vi-VN"/>
        </w:rPr>
      </w:pPr>
      <w:r w:rsidRPr="00EF5E82">
        <w:rPr>
          <w:lang w:val="vi-VN"/>
        </w:rPr>
        <w:t>Các chức năng chính của ứng dụng:</w:t>
      </w:r>
    </w:p>
    <w:p w14:paraId="5233F966" w14:textId="77777777" w:rsidR="008D7318" w:rsidRDefault="008D7318" w:rsidP="008D7318">
      <w:pPr>
        <w:pStyle w:val="oancuaDanhsach"/>
        <w:numPr>
          <w:ilvl w:val="0"/>
          <w:numId w:val="11"/>
        </w:numPr>
        <w:rPr>
          <w:lang w:val="vi-VN"/>
        </w:rPr>
      </w:pPr>
      <w:r>
        <w:rPr>
          <w:lang w:val="vi-VN"/>
        </w:rPr>
        <w:t>Đăng nhập.</w:t>
      </w:r>
    </w:p>
    <w:p w14:paraId="2EF3ADC6" w14:textId="77777777" w:rsidR="008D7318" w:rsidRDefault="008D7318" w:rsidP="008D7318">
      <w:pPr>
        <w:pStyle w:val="oancuaDanhsach"/>
        <w:numPr>
          <w:ilvl w:val="0"/>
          <w:numId w:val="11"/>
        </w:numPr>
        <w:rPr>
          <w:lang w:val="vi-VN"/>
        </w:rPr>
      </w:pPr>
      <w:r>
        <w:rPr>
          <w:lang w:val="vi-VN"/>
        </w:rPr>
        <w:t>Quản lý thông tin cá nhân.</w:t>
      </w:r>
    </w:p>
    <w:p w14:paraId="555E5819" w14:textId="77777777" w:rsidR="008D7318" w:rsidRDefault="008D7318" w:rsidP="008D7318">
      <w:pPr>
        <w:pStyle w:val="oancuaDanhsach"/>
        <w:numPr>
          <w:ilvl w:val="0"/>
          <w:numId w:val="11"/>
        </w:numPr>
        <w:rPr>
          <w:lang w:val="vi-VN"/>
        </w:rPr>
      </w:pPr>
      <w:r>
        <w:rPr>
          <w:lang w:val="vi-VN"/>
        </w:rPr>
        <w:t>Gọi xe giao hàng theo yêu cầu.</w:t>
      </w:r>
    </w:p>
    <w:p w14:paraId="1F66A8C0" w14:textId="77777777" w:rsidR="008D7318" w:rsidRDefault="008D7318" w:rsidP="008D7318">
      <w:pPr>
        <w:pStyle w:val="oancuaDanhsach"/>
        <w:numPr>
          <w:ilvl w:val="0"/>
          <w:numId w:val="11"/>
        </w:numPr>
        <w:rPr>
          <w:lang w:val="vi-VN"/>
        </w:rPr>
      </w:pPr>
      <w:r>
        <w:rPr>
          <w:lang w:val="vi-VN"/>
        </w:rPr>
        <w:t>Nhận yêu cầu giao hàng.</w:t>
      </w:r>
    </w:p>
    <w:p w14:paraId="40649648" w14:textId="77777777" w:rsidR="008D7318" w:rsidRDefault="008D7318" w:rsidP="008D7318">
      <w:pPr>
        <w:pStyle w:val="oancuaDanhsach"/>
        <w:numPr>
          <w:ilvl w:val="0"/>
          <w:numId w:val="11"/>
        </w:numPr>
        <w:rPr>
          <w:lang w:val="vi-VN"/>
        </w:rPr>
      </w:pPr>
      <w:r>
        <w:rPr>
          <w:lang w:val="vi-VN"/>
        </w:rPr>
        <w:t>Quản lý lịch sử sử dụng.</w:t>
      </w:r>
    </w:p>
    <w:p w14:paraId="6DE61B66" w14:textId="77777777" w:rsidR="008D7318" w:rsidRDefault="008D7318" w:rsidP="008D7318">
      <w:pPr>
        <w:pStyle w:val="oancuaDanhsach"/>
        <w:numPr>
          <w:ilvl w:val="0"/>
          <w:numId w:val="11"/>
        </w:numPr>
        <w:rPr>
          <w:lang w:val="vi-VN"/>
        </w:rPr>
      </w:pPr>
      <w:r>
        <w:rPr>
          <w:lang w:val="vi-VN"/>
        </w:rPr>
        <w:t>Ví điện tử.</w:t>
      </w:r>
    </w:p>
    <w:p w14:paraId="08A002F2" w14:textId="08FE3EFA" w:rsidR="008D7318" w:rsidRPr="008D7318" w:rsidRDefault="008D7318" w:rsidP="008D7318">
      <w:pPr>
        <w:pStyle w:val="oancuaDanhsach"/>
        <w:numPr>
          <w:ilvl w:val="0"/>
          <w:numId w:val="11"/>
        </w:numPr>
        <w:rPr>
          <w:lang w:val="vi-VN"/>
        </w:rPr>
      </w:pPr>
      <w:r>
        <w:rPr>
          <w:lang w:val="vi-VN"/>
        </w:rPr>
        <w:t>Theo dõi chuyến đi qua bản đồ.</w:t>
      </w:r>
    </w:p>
    <w:p w14:paraId="0A586E1A" w14:textId="15D9DA32" w:rsidR="00360546" w:rsidRDefault="008D7318" w:rsidP="00360546">
      <w:pPr>
        <w:pStyle w:val="oancuaDanhsach"/>
        <w:rPr>
          <w:lang w:val="vi-VN"/>
        </w:rPr>
      </w:pPr>
      <w:r>
        <w:rPr>
          <w:lang w:val="vi-VN"/>
        </w:rPr>
        <w:t>Có thể nói AhaMove là một ứng dụng cung cấp đầy đủ các tính năng của một ứng dụng kết nối giao hàng, cung cấp đa dạng các loại dịch vụ giao hàng cho khách hàng lựa chọn</w:t>
      </w:r>
      <w:r w:rsidR="00B7341C">
        <w:rPr>
          <w:lang w:val="vi-VN"/>
        </w:rPr>
        <w:t xml:space="preserve"> với nhiều tính n</w:t>
      </w:r>
      <w:r w:rsidR="00930729">
        <w:rPr>
          <w:lang w:val="vi-VN"/>
        </w:rPr>
        <w:t>ăng hay</w:t>
      </w:r>
      <w:r>
        <w:rPr>
          <w:lang w:val="vi-VN"/>
        </w:rPr>
        <w:t>. Tuy nhiên ứng dụng vẫn</w:t>
      </w:r>
      <w:r w:rsidR="00930729">
        <w:rPr>
          <w:lang w:val="vi-VN"/>
        </w:rPr>
        <w:t xml:space="preserve"> chỉ dừng lại ở mức độ giao hàng bằng xe máy,</w:t>
      </w:r>
      <w:r>
        <w:rPr>
          <w:lang w:val="vi-VN"/>
        </w:rPr>
        <w:t xml:space="preserve"> </w:t>
      </w:r>
      <w:r w:rsidR="00930729">
        <w:rPr>
          <w:lang w:val="vi-VN"/>
        </w:rPr>
        <w:t>chưa hỗ trợ liên kết với các tài xế xe tải</w:t>
      </w:r>
      <w:r w:rsidR="00360546">
        <w:rPr>
          <w:lang w:val="vi-VN"/>
        </w:rPr>
        <w:t>.</w:t>
      </w:r>
    </w:p>
    <w:p w14:paraId="3C787DD7" w14:textId="0F051B23" w:rsidR="004E2218" w:rsidRDefault="00360546" w:rsidP="004E2218">
      <w:pPr>
        <w:pStyle w:val="oancuaDanhsach"/>
        <w:numPr>
          <w:ilvl w:val="0"/>
          <w:numId w:val="9"/>
        </w:numPr>
        <w:rPr>
          <w:lang w:val="vi-VN"/>
        </w:rPr>
      </w:pPr>
      <w:r w:rsidRPr="00360546">
        <w:rPr>
          <w:lang w:val="vi-VN"/>
        </w:rPr>
        <w:t>ShipVN: ShipVN là hệ thống dịch vụ phần mềm thông minh hỗ trợ tương tác giữa người bán hàng (shop) và người giao hàng (shipper) thông qua thiết bị di động (điện thoại) hoặc máy tính bảng.</w:t>
      </w:r>
    </w:p>
    <w:p w14:paraId="51EECFF3" w14:textId="18B2A9D7" w:rsidR="006444A2" w:rsidRDefault="006444A2" w:rsidP="006444A2">
      <w:pPr>
        <w:pStyle w:val="oancuaDanhsach"/>
        <w:jc w:val="center"/>
        <w:rPr>
          <w:lang w:val="vi-VN"/>
        </w:rPr>
      </w:pPr>
      <w:r w:rsidRPr="004A425B">
        <w:rPr>
          <w:rFonts w:asciiTheme="majorHAnsi" w:hAnsiTheme="majorHAnsi" w:cstheme="majorHAnsi"/>
          <w:b/>
          <w:noProof/>
          <w:szCs w:val="26"/>
        </w:rPr>
        <w:drawing>
          <wp:inline distT="0" distB="0" distL="0" distR="0" wp14:anchorId="6CA62A04" wp14:editId="3DA6C6AD">
            <wp:extent cx="5130112" cy="1947553"/>
            <wp:effectExtent l="19050" t="19050" r="13970" b="14605"/>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solidFill>
                        <a:schemeClr val="tx1"/>
                      </a:solidFill>
                    </a:ln>
                  </pic:spPr>
                </pic:pic>
              </a:graphicData>
            </a:graphic>
          </wp:inline>
        </w:drawing>
      </w:r>
    </w:p>
    <w:p w14:paraId="192A4EB6" w14:textId="2C5DD4F9" w:rsidR="006444A2" w:rsidRDefault="006444A2" w:rsidP="006444A2">
      <w:pPr>
        <w:pStyle w:val="oancuaDanhsach"/>
        <w:jc w:val="left"/>
        <w:rPr>
          <w:lang w:val="vi-VN"/>
        </w:rPr>
      </w:pPr>
      <w:r w:rsidRPr="006444A2">
        <w:rPr>
          <w:lang w:val="vi-VN"/>
        </w:rPr>
        <w:t>Các chức năng chính của ứng dụng:</w:t>
      </w:r>
    </w:p>
    <w:p w14:paraId="01984339" w14:textId="77777777" w:rsidR="006444A2" w:rsidRDefault="006444A2" w:rsidP="006444A2">
      <w:pPr>
        <w:pStyle w:val="oancuaDanhsach"/>
        <w:numPr>
          <w:ilvl w:val="0"/>
          <w:numId w:val="12"/>
        </w:numPr>
        <w:rPr>
          <w:lang w:val="vi-VN"/>
        </w:rPr>
      </w:pPr>
      <w:r>
        <w:rPr>
          <w:lang w:val="vi-VN"/>
        </w:rPr>
        <w:lastRenderedPageBreak/>
        <w:t>Đăng nhập.</w:t>
      </w:r>
    </w:p>
    <w:p w14:paraId="495785B6" w14:textId="77777777" w:rsidR="006444A2" w:rsidRDefault="006444A2" w:rsidP="006444A2">
      <w:pPr>
        <w:pStyle w:val="oancuaDanhsach"/>
        <w:numPr>
          <w:ilvl w:val="0"/>
          <w:numId w:val="12"/>
        </w:numPr>
        <w:rPr>
          <w:lang w:val="vi-VN"/>
        </w:rPr>
      </w:pPr>
      <w:r>
        <w:rPr>
          <w:lang w:val="vi-VN"/>
        </w:rPr>
        <w:t>Quản lý thông tin cá nhân.</w:t>
      </w:r>
    </w:p>
    <w:p w14:paraId="3DB16874" w14:textId="77777777" w:rsidR="006444A2" w:rsidRDefault="006444A2" w:rsidP="006444A2">
      <w:pPr>
        <w:pStyle w:val="oancuaDanhsach"/>
        <w:numPr>
          <w:ilvl w:val="0"/>
          <w:numId w:val="12"/>
        </w:numPr>
        <w:rPr>
          <w:lang w:val="vi-VN"/>
        </w:rPr>
      </w:pPr>
      <w:r>
        <w:rPr>
          <w:lang w:val="vi-VN"/>
        </w:rPr>
        <w:t>Gọi xe giao hàng theo yêu cầu.</w:t>
      </w:r>
    </w:p>
    <w:p w14:paraId="5A0102DB" w14:textId="77777777" w:rsidR="006444A2" w:rsidRDefault="006444A2" w:rsidP="006444A2">
      <w:pPr>
        <w:pStyle w:val="oancuaDanhsach"/>
        <w:numPr>
          <w:ilvl w:val="0"/>
          <w:numId w:val="12"/>
        </w:numPr>
        <w:rPr>
          <w:lang w:val="vi-VN"/>
        </w:rPr>
      </w:pPr>
      <w:r>
        <w:rPr>
          <w:lang w:val="vi-VN"/>
        </w:rPr>
        <w:t>Nhận yêu cầu giao hàng.</w:t>
      </w:r>
    </w:p>
    <w:p w14:paraId="26C0145F" w14:textId="42DE3E77" w:rsidR="006444A2" w:rsidRDefault="006444A2" w:rsidP="006444A2">
      <w:pPr>
        <w:pStyle w:val="oancuaDanhsach"/>
        <w:numPr>
          <w:ilvl w:val="0"/>
          <w:numId w:val="12"/>
        </w:numPr>
        <w:rPr>
          <w:lang w:val="vi-VN"/>
        </w:rPr>
      </w:pPr>
      <w:r>
        <w:rPr>
          <w:lang w:val="vi-VN"/>
        </w:rPr>
        <w:t>Ví điện tử.</w:t>
      </w:r>
    </w:p>
    <w:p w14:paraId="630F2808" w14:textId="58CE9D26" w:rsidR="006444A2" w:rsidRDefault="006444A2" w:rsidP="006444A2">
      <w:pPr>
        <w:rPr>
          <w:lang w:val="vi-VN"/>
        </w:rPr>
      </w:pPr>
      <w:r>
        <w:rPr>
          <w:lang w:val="vi-VN"/>
        </w:rPr>
        <w:t>ShipVn là một ứng dụng  cung cấp dịch vụ kết nối giữa các shipper với các shop có nhu cầu. Ứng dụng cung cấp đa dạng các loại hình giao hàng, chuyển hàng, liên kết đăng nhận tin yêu cầu giao hàng từ facebook. Tuy nhiên tương tự như hai ứng dụng khác ở trên, ShipVn vẫn còn một vài hạn chế như giao diện khó sử dụng, đối tượng hướng đến còn hạn chế, chưa có hệ thống tính giá đồng bộ.</w:t>
      </w:r>
    </w:p>
    <w:p w14:paraId="17BAC35F" w14:textId="54161536" w:rsidR="006444A2" w:rsidRDefault="006444A2" w:rsidP="006444A2">
      <w:pPr>
        <w:rPr>
          <w:lang w:val="vi-VN"/>
        </w:rPr>
      </w:pPr>
      <w:r>
        <w:rPr>
          <w:lang w:val="vi-VN"/>
        </w:rPr>
        <w:t>Từ việc khảo sát các ứng dụng kể trên,</w:t>
      </w:r>
      <w:r w:rsidR="00516C3D">
        <w:rPr>
          <w:lang w:val="vi-VN"/>
        </w:rPr>
        <w:t xml:space="preserve"> với việc kết hợp các ưu điểm của các ứng dụng  với nhau và hạn chế các điểm yếu,</w:t>
      </w:r>
      <w:r>
        <w:rPr>
          <w:lang w:val="vi-VN"/>
        </w:rPr>
        <w:t xml:space="preserve"> </w:t>
      </w:r>
      <w:r w:rsidR="00516C3D">
        <w:rPr>
          <w:lang w:val="vi-VN"/>
        </w:rPr>
        <w:t>s</w:t>
      </w:r>
      <w:r>
        <w:rPr>
          <w:lang w:val="vi-VN"/>
        </w:rPr>
        <w:t xml:space="preserve">inh viên đề xuất ra hệ thống các chức năng cần có cho một ứng dụng gọi xe giao hàng, </w:t>
      </w:r>
      <w:r w:rsidR="00516C3D">
        <w:rPr>
          <w:lang w:val="vi-VN"/>
        </w:rPr>
        <w:t xml:space="preserve">đồng thời cũng đưa ra một số chức năng mới bổ sung, được chia thanh </w:t>
      </w:r>
      <w:r>
        <w:rPr>
          <w:lang w:val="vi-VN"/>
        </w:rPr>
        <w:t xml:space="preserve">hai </w:t>
      </w:r>
      <w:r w:rsidR="00B162F9">
        <w:rPr>
          <w:lang w:val="vi-VN"/>
        </w:rPr>
        <w:t>nhó</w:t>
      </w:r>
      <w:r>
        <w:rPr>
          <w:lang w:val="vi-VN"/>
        </w:rPr>
        <w:t xml:space="preserve">m chức năng là </w:t>
      </w:r>
      <w:r w:rsidR="00B162F9">
        <w:rPr>
          <w:lang w:val="vi-VN"/>
        </w:rPr>
        <w:t>nhó</w:t>
      </w:r>
      <w:r>
        <w:rPr>
          <w:lang w:val="vi-VN"/>
        </w:rPr>
        <w:t>m chức năng cơ bản</w:t>
      </w:r>
      <w:r w:rsidR="00516C3D">
        <w:rPr>
          <w:lang w:val="vi-VN"/>
        </w:rPr>
        <w:t xml:space="preserve"> cần có</w:t>
      </w:r>
      <w:r>
        <w:rPr>
          <w:lang w:val="vi-VN"/>
        </w:rPr>
        <w:t xml:space="preserve"> và nâng cao</w:t>
      </w:r>
      <w:r w:rsidR="001F6F8A">
        <w:rPr>
          <w:lang w:val="vi-VN"/>
        </w:rPr>
        <w:t>, cụ thể như bảng</w:t>
      </w:r>
      <w:r w:rsidR="00B162F9">
        <w:rPr>
          <w:lang w:val="vi-VN"/>
        </w:rPr>
        <w:t>:</w:t>
      </w:r>
    </w:p>
    <w:tbl>
      <w:tblPr>
        <w:tblStyle w:val="LiBang"/>
        <w:tblW w:w="0" w:type="auto"/>
        <w:tblLook w:val="04A0" w:firstRow="1" w:lastRow="0" w:firstColumn="1" w:lastColumn="0" w:noHBand="0" w:noVBand="1"/>
      </w:tblPr>
      <w:tblGrid>
        <w:gridCol w:w="1255"/>
        <w:gridCol w:w="2340"/>
        <w:gridCol w:w="5176"/>
      </w:tblGrid>
      <w:tr w:rsidR="001E017E" w:rsidRPr="00516C3D" w14:paraId="46CCB3CD" w14:textId="77777777" w:rsidTr="00516C3D">
        <w:trPr>
          <w:cnfStyle w:val="100000000000" w:firstRow="1" w:lastRow="0" w:firstColumn="0" w:lastColumn="0" w:oddVBand="0" w:evenVBand="0" w:oddHBand="0" w:evenHBand="0" w:firstRowFirstColumn="0" w:firstRowLastColumn="0" w:lastRowFirstColumn="0" w:lastRowLastColumn="0"/>
        </w:trPr>
        <w:tc>
          <w:tcPr>
            <w:tcW w:w="1255" w:type="dxa"/>
            <w:vAlign w:val="center"/>
          </w:tcPr>
          <w:p w14:paraId="07D6D775" w14:textId="77777777" w:rsidR="001E017E" w:rsidRPr="00516C3D" w:rsidRDefault="001E017E" w:rsidP="006444A2">
            <w:pPr>
              <w:rPr>
                <w:sz w:val="24"/>
                <w:lang w:val="vi-VN"/>
              </w:rPr>
            </w:pPr>
          </w:p>
        </w:tc>
        <w:tc>
          <w:tcPr>
            <w:tcW w:w="2340" w:type="dxa"/>
            <w:vAlign w:val="center"/>
          </w:tcPr>
          <w:p w14:paraId="58144752" w14:textId="5E8090C4" w:rsidR="001E017E" w:rsidRPr="00516C3D" w:rsidRDefault="00516C3D" w:rsidP="006444A2">
            <w:pPr>
              <w:rPr>
                <w:sz w:val="24"/>
                <w:lang w:val="vi-VN"/>
              </w:rPr>
            </w:pPr>
            <w:r w:rsidRPr="00516C3D">
              <w:rPr>
                <w:sz w:val="24"/>
                <w:lang w:val="vi-VN"/>
              </w:rPr>
              <w:t>Tên chức năng</w:t>
            </w:r>
          </w:p>
        </w:tc>
        <w:tc>
          <w:tcPr>
            <w:tcW w:w="5176" w:type="dxa"/>
            <w:vAlign w:val="center"/>
          </w:tcPr>
          <w:p w14:paraId="1D00E7E3" w14:textId="79F6E767" w:rsidR="001E017E" w:rsidRPr="00516C3D" w:rsidRDefault="00516C3D" w:rsidP="006444A2">
            <w:pPr>
              <w:rPr>
                <w:sz w:val="24"/>
                <w:lang w:val="vi-VN"/>
              </w:rPr>
            </w:pPr>
            <w:r w:rsidRPr="00516C3D">
              <w:rPr>
                <w:sz w:val="24"/>
                <w:lang w:val="vi-VN"/>
              </w:rPr>
              <w:t>Mô tả</w:t>
            </w:r>
          </w:p>
        </w:tc>
      </w:tr>
      <w:tr w:rsidR="00516C3D" w:rsidRPr="00516C3D" w14:paraId="04F1967B" w14:textId="77777777" w:rsidTr="00516C3D">
        <w:tc>
          <w:tcPr>
            <w:tcW w:w="1255" w:type="dxa"/>
            <w:vMerge w:val="restart"/>
            <w:vAlign w:val="center"/>
          </w:tcPr>
          <w:p w14:paraId="361A8C20" w14:textId="79E0F380" w:rsidR="00516C3D" w:rsidRPr="00516C3D" w:rsidRDefault="00516C3D" w:rsidP="00516C3D">
            <w:pPr>
              <w:rPr>
                <w:sz w:val="24"/>
                <w:lang w:val="vi-VN"/>
              </w:rPr>
            </w:pPr>
            <w:r w:rsidRPr="00516C3D">
              <w:rPr>
                <w:sz w:val="24"/>
                <w:lang w:val="vi-VN"/>
              </w:rPr>
              <w:t>Nhóm chức năng cơ bản</w:t>
            </w:r>
          </w:p>
        </w:tc>
        <w:tc>
          <w:tcPr>
            <w:tcW w:w="2340" w:type="dxa"/>
            <w:vAlign w:val="center"/>
          </w:tcPr>
          <w:p w14:paraId="337E7A7F" w14:textId="432FEA5E" w:rsidR="00516C3D" w:rsidRPr="00516C3D" w:rsidRDefault="00516C3D" w:rsidP="00516C3D">
            <w:pPr>
              <w:rPr>
                <w:sz w:val="24"/>
                <w:lang w:val="vi-VN"/>
              </w:rPr>
            </w:pPr>
            <w:r w:rsidRPr="00516C3D">
              <w:rPr>
                <w:sz w:val="24"/>
              </w:rPr>
              <w:t>Đăng nhập</w:t>
            </w:r>
          </w:p>
        </w:tc>
        <w:tc>
          <w:tcPr>
            <w:tcW w:w="5176" w:type="dxa"/>
            <w:vAlign w:val="center"/>
          </w:tcPr>
          <w:p w14:paraId="162E2FEF" w14:textId="20F65307" w:rsidR="00516C3D" w:rsidRPr="00516C3D" w:rsidRDefault="00516C3D" w:rsidP="00516C3D">
            <w:pPr>
              <w:rPr>
                <w:sz w:val="24"/>
                <w:lang w:val="vi-VN"/>
              </w:rPr>
            </w:pPr>
            <w:r w:rsidRPr="00516C3D">
              <w:rPr>
                <w:sz w:val="24"/>
                <w:lang w:val="vi-VN"/>
              </w:rPr>
              <w:t>Cho phép tài xế, khách hàng đăng nhập vào hệ thống bằng số điện thoại, gmail, facebook</w:t>
            </w:r>
            <w:r>
              <w:rPr>
                <w:sz w:val="24"/>
                <w:lang w:val="vi-VN"/>
              </w:rPr>
              <w:t>,…</w:t>
            </w:r>
          </w:p>
        </w:tc>
      </w:tr>
      <w:tr w:rsidR="00516C3D" w:rsidRPr="00516C3D" w14:paraId="5CA78E80" w14:textId="77777777" w:rsidTr="00516C3D">
        <w:tc>
          <w:tcPr>
            <w:tcW w:w="1255" w:type="dxa"/>
            <w:vMerge/>
            <w:vAlign w:val="center"/>
          </w:tcPr>
          <w:p w14:paraId="43269811" w14:textId="77777777" w:rsidR="00516C3D" w:rsidRPr="00516C3D" w:rsidRDefault="00516C3D" w:rsidP="00516C3D">
            <w:pPr>
              <w:rPr>
                <w:sz w:val="24"/>
                <w:lang w:val="vi-VN"/>
              </w:rPr>
            </w:pPr>
          </w:p>
        </w:tc>
        <w:tc>
          <w:tcPr>
            <w:tcW w:w="2340" w:type="dxa"/>
            <w:vAlign w:val="center"/>
          </w:tcPr>
          <w:p w14:paraId="3AA4A489" w14:textId="2B127A5C" w:rsidR="00516C3D" w:rsidRPr="00516C3D" w:rsidRDefault="00516C3D" w:rsidP="00516C3D">
            <w:pPr>
              <w:rPr>
                <w:sz w:val="24"/>
                <w:lang w:val="vi-VN"/>
              </w:rPr>
            </w:pPr>
            <w:r w:rsidRPr="00516C3D">
              <w:rPr>
                <w:sz w:val="24"/>
              </w:rPr>
              <w:t>Quản lý thông tin cá nhân</w:t>
            </w:r>
          </w:p>
        </w:tc>
        <w:tc>
          <w:tcPr>
            <w:tcW w:w="5176" w:type="dxa"/>
            <w:vAlign w:val="center"/>
          </w:tcPr>
          <w:p w14:paraId="5948E5DF" w14:textId="7EECD57D" w:rsidR="00516C3D" w:rsidRPr="00516C3D" w:rsidRDefault="00516C3D" w:rsidP="00516C3D">
            <w:pPr>
              <w:rPr>
                <w:sz w:val="24"/>
                <w:lang w:val="vi-VN"/>
              </w:rPr>
            </w:pPr>
            <w:r w:rsidRPr="00516C3D">
              <w:rPr>
                <w:sz w:val="24"/>
                <w:lang w:val="vi-VN"/>
              </w:rPr>
              <w:t>Cho phép khách hàng và tài xế quản lý các thông tin cá nhân của mình. Đối với tài xế cho phép quản lý loại hình dịch vụ cung cấp và quản lý thông tin về phương tiện.</w:t>
            </w:r>
          </w:p>
        </w:tc>
      </w:tr>
      <w:tr w:rsidR="00516C3D" w:rsidRPr="00516C3D" w14:paraId="426B0413" w14:textId="77777777" w:rsidTr="00516C3D">
        <w:tc>
          <w:tcPr>
            <w:tcW w:w="1255" w:type="dxa"/>
            <w:vMerge/>
            <w:vAlign w:val="center"/>
          </w:tcPr>
          <w:p w14:paraId="2312B352" w14:textId="77777777" w:rsidR="00516C3D" w:rsidRPr="00516C3D" w:rsidRDefault="00516C3D" w:rsidP="00516C3D">
            <w:pPr>
              <w:rPr>
                <w:sz w:val="24"/>
                <w:lang w:val="vi-VN"/>
              </w:rPr>
            </w:pPr>
          </w:p>
        </w:tc>
        <w:tc>
          <w:tcPr>
            <w:tcW w:w="2340" w:type="dxa"/>
            <w:vAlign w:val="center"/>
          </w:tcPr>
          <w:p w14:paraId="1F761D12" w14:textId="5EC713D8" w:rsidR="00516C3D" w:rsidRPr="00516C3D" w:rsidRDefault="00516C3D" w:rsidP="00516C3D">
            <w:pPr>
              <w:rPr>
                <w:sz w:val="24"/>
                <w:lang w:val="vi-VN"/>
              </w:rPr>
            </w:pPr>
            <w:r w:rsidRPr="00516C3D">
              <w:rPr>
                <w:sz w:val="24"/>
              </w:rPr>
              <w:t>Gọi xe giao hàng theo yêu cầu</w:t>
            </w:r>
          </w:p>
        </w:tc>
        <w:tc>
          <w:tcPr>
            <w:tcW w:w="5176" w:type="dxa"/>
            <w:vAlign w:val="center"/>
          </w:tcPr>
          <w:p w14:paraId="1145EB92" w14:textId="6CCE6BF3" w:rsidR="00516C3D" w:rsidRPr="00516C3D" w:rsidRDefault="00516C3D" w:rsidP="00516C3D">
            <w:pPr>
              <w:rPr>
                <w:sz w:val="24"/>
                <w:lang w:val="vi-VN"/>
              </w:rPr>
            </w:pPr>
            <w:r w:rsidRPr="00516C3D">
              <w:rPr>
                <w:sz w:val="24"/>
                <w:lang w:val="vi-VN"/>
              </w:rPr>
              <w:t xml:space="preserve">Cho phép khách hàng thực hiện yêu cầu gọi xe giao hàng theo nhu cầu. Hệ thống sẽ kết nối khách hàng với tài xế gần nhất. </w:t>
            </w:r>
          </w:p>
        </w:tc>
      </w:tr>
      <w:tr w:rsidR="00516C3D" w:rsidRPr="00516C3D" w14:paraId="2CF92603" w14:textId="77777777" w:rsidTr="00516C3D">
        <w:tc>
          <w:tcPr>
            <w:tcW w:w="1255" w:type="dxa"/>
            <w:vMerge/>
            <w:vAlign w:val="center"/>
          </w:tcPr>
          <w:p w14:paraId="1E88240C" w14:textId="77777777" w:rsidR="00516C3D" w:rsidRPr="00516C3D" w:rsidRDefault="00516C3D" w:rsidP="00516C3D">
            <w:pPr>
              <w:rPr>
                <w:sz w:val="24"/>
                <w:lang w:val="vi-VN"/>
              </w:rPr>
            </w:pPr>
          </w:p>
        </w:tc>
        <w:tc>
          <w:tcPr>
            <w:tcW w:w="2340" w:type="dxa"/>
            <w:vAlign w:val="center"/>
          </w:tcPr>
          <w:p w14:paraId="67DB9D59" w14:textId="444447AD" w:rsidR="00516C3D" w:rsidRPr="00516C3D" w:rsidRDefault="00516C3D" w:rsidP="00516C3D">
            <w:pPr>
              <w:rPr>
                <w:sz w:val="24"/>
                <w:lang w:val="vi-VN"/>
              </w:rPr>
            </w:pPr>
            <w:r w:rsidRPr="00516C3D">
              <w:rPr>
                <w:sz w:val="24"/>
                <w:lang w:val="vi-VN"/>
              </w:rPr>
              <w:t>Nhận yêu cầu giao hàng</w:t>
            </w:r>
          </w:p>
        </w:tc>
        <w:tc>
          <w:tcPr>
            <w:tcW w:w="5176" w:type="dxa"/>
            <w:vAlign w:val="center"/>
          </w:tcPr>
          <w:p w14:paraId="6F3059FD" w14:textId="0A7E9EBA" w:rsidR="00516C3D" w:rsidRPr="00516C3D" w:rsidRDefault="00516C3D" w:rsidP="00516C3D">
            <w:pPr>
              <w:rPr>
                <w:sz w:val="24"/>
                <w:lang w:val="vi-VN"/>
              </w:rPr>
            </w:pPr>
            <w:r w:rsidRPr="00516C3D">
              <w:rPr>
                <w:sz w:val="24"/>
                <w:lang w:val="vi-VN"/>
              </w:rPr>
              <w:t>Khi tài xế sử dụng chức năng này, hệ thống sẽ kết nối tài xế với khách hàng ở xung quanh khu vực hiện tại đang có nhu cầu giao hàng.</w:t>
            </w:r>
          </w:p>
        </w:tc>
      </w:tr>
      <w:tr w:rsidR="00516C3D" w:rsidRPr="00516C3D" w14:paraId="4035635B" w14:textId="77777777" w:rsidTr="00516C3D">
        <w:tc>
          <w:tcPr>
            <w:tcW w:w="1255" w:type="dxa"/>
            <w:vMerge/>
            <w:vAlign w:val="center"/>
          </w:tcPr>
          <w:p w14:paraId="2D997198" w14:textId="77777777" w:rsidR="00516C3D" w:rsidRPr="00516C3D" w:rsidRDefault="00516C3D" w:rsidP="00516C3D">
            <w:pPr>
              <w:rPr>
                <w:sz w:val="24"/>
                <w:lang w:val="vi-VN"/>
              </w:rPr>
            </w:pPr>
          </w:p>
        </w:tc>
        <w:tc>
          <w:tcPr>
            <w:tcW w:w="2340" w:type="dxa"/>
            <w:vAlign w:val="center"/>
          </w:tcPr>
          <w:p w14:paraId="72A78EBC" w14:textId="5B316523" w:rsidR="00516C3D" w:rsidRPr="00516C3D" w:rsidRDefault="00516C3D" w:rsidP="00516C3D">
            <w:pPr>
              <w:rPr>
                <w:sz w:val="24"/>
                <w:lang w:val="vi-VN"/>
              </w:rPr>
            </w:pPr>
            <w:r w:rsidRPr="00516C3D">
              <w:rPr>
                <w:sz w:val="24"/>
                <w:lang w:val="vi-VN"/>
              </w:rPr>
              <w:t>Theo dõi chuyến đi qua bản đồ</w:t>
            </w:r>
          </w:p>
        </w:tc>
        <w:tc>
          <w:tcPr>
            <w:tcW w:w="5176" w:type="dxa"/>
            <w:vAlign w:val="center"/>
          </w:tcPr>
          <w:p w14:paraId="211BBD2E" w14:textId="30625A63" w:rsidR="00516C3D" w:rsidRPr="00516C3D" w:rsidRDefault="00516C3D" w:rsidP="00516C3D">
            <w:pPr>
              <w:rPr>
                <w:sz w:val="24"/>
                <w:lang w:val="vi-VN"/>
              </w:rPr>
            </w:pPr>
            <w:r w:rsidRPr="00516C3D">
              <w:rPr>
                <w:sz w:val="24"/>
                <w:lang w:val="vi-VN"/>
              </w:rPr>
              <w:t xml:space="preserve">Cho phép khách hàng cũng như tài xế theo dõi trực tiếp quá trình </w:t>
            </w:r>
            <w:r>
              <w:rPr>
                <w:sz w:val="24"/>
                <w:lang w:val="vi-VN"/>
              </w:rPr>
              <w:t xml:space="preserve">vận chuyển hàng </w:t>
            </w:r>
            <w:r w:rsidRPr="00516C3D">
              <w:rPr>
                <w:sz w:val="24"/>
                <w:lang w:val="vi-VN"/>
              </w:rPr>
              <w:t xml:space="preserve"> thông qua giao diện bản đồ. Các thông tin về tuyến đường, khoảng cách, thời gian, vị trí hiện tại đều được thể hiện lên bản đồ. </w:t>
            </w:r>
          </w:p>
        </w:tc>
      </w:tr>
      <w:tr w:rsidR="00516C3D" w:rsidRPr="00516C3D" w14:paraId="6767E1E6" w14:textId="77777777" w:rsidTr="00516C3D">
        <w:tc>
          <w:tcPr>
            <w:tcW w:w="1255" w:type="dxa"/>
            <w:vMerge/>
            <w:vAlign w:val="center"/>
          </w:tcPr>
          <w:p w14:paraId="10E3AC5E" w14:textId="77777777" w:rsidR="00516C3D" w:rsidRPr="00516C3D" w:rsidRDefault="00516C3D" w:rsidP="00516C3D">
            <w:pPr>
              <w:rPr>
                <w:sz w:val="24"/>
                <w:lang w:val="vi-VN"/>
              </w:rPr>
            </w:pPr>
          </w:p>
        </w:tc>
        <w:tc>
          <w:tcPr>
            <w:tcW w:w="2340" w:type="dxa"/>
            <w:vAlign w:val="center"/>
          </w:tcPr>
          <w:p w14:paraId="09585B48" w14:textId="17522254" w:rsidR="00516C3D" w:rsidRPr="00516C3D" w:rsidRDefault="00516C3D" w:rsidP="00516C3D">
            <w:pPr>
              <w:rPr>
                <w:sz w:val="24"/>
                <w:lang w:val="vi-VN"/>
              </w:rPr>
            </w:pPr>
            <w:r w:rsidRPr="00516C3D">
              <w:rPr>
                <w:sz w:val="24"/>
                <w:lang w:val="vi-VN"/>
              </w:rPr>
              <w:t>Quản lý lịch sử sử dụng</w:t>
            </w:r>
          </w:p>
        </w:tc>
        <w:tc>
          <w:tcPr>
            <w:tcW w:w="5176" w:type="dxa"/>
            <w:vAlign w:val="center"/>
          </w:tcPr>
          <w:p w14:paraId="1DB2976D" w14:textId="44FBA7F6" w:rsidR="00516C3D" w:rsidRPr="00516C3D" w:rsidRDefault="00516C3D" w:rsidP="00516C3D">
            <w:pPr>
              <w:rPr>
                <w:sz w:val="24"/>
                <w:lang w:val="vi-VN"/>
              </w:rPr>
            </w:pPr>
            <w:r w:rsidRPr="00516C3D">
              <w:rPr>
                <w:sz w:val="24"/>
                <w:lang w:val="vi-VN"/>
              </w:rPr>
              <w:t>Cho phép tài xế, khách hàng xem lại lịch sử sử dụng dịch vụ của mình.</w:t>
            </w:r>
          </w:p>
        </w:tc>
      </w:tr>
      <w:tr w:rsidR="00516C3D" w:rsidRPr="00516C3D" w14:paraId="64BB2071" w14:textId="77777777" w:rsidTr="00516C3D">
        <w:tc>
          <w:tcPr>
            <w:tcW w:w="1255" w:type="dxa"/>
            <w:vMerge w:val="restart"/>
            <w:vAlign w:val="center"/>
          </w:tcPr>
          <w:p w14:paraId="5ECCF9B2" w14:textId="5721FCD4" w:rsidR="00516C3D" w:rsidRPr="00516C3D" w:rsidRDefault="00516C3D" w:rsidP="00516C3D">
            <w:pPr>
              <w:rPr>
                <w:sz w:val="24"/>
                <w:lang w:val="vi-VN"/>
              </w:rPr>
            </w:pPr>
            <w:r>
              <w:rPr>
                <w:sz w:val="24"/>
                <w:lang w:val="vi-VN"/>
              </w:rPr>
              <w:t>Nhóm chức năng nâng cao</w:t>
            </w:r>
          </w:p>
        </w:tc>
        <w:tc>
          <w:tcPr>
            <w:tcW w:w="2340" w:type="dxa"/>
            <w:vAlign w:val="center"/>
          </w:tcPr>
          <w:p w14:paraId="78940910" w14:textId="79D881B0" w:rsidR="00516C3D" w:rsidRPr="00516C3D" w:rsidRDefault="00516C3D" w:rsidP="00516C3D">
            <w:pPr>
              <w:rPr>
                <w:sz w:val="24"/>
                <w:lang w:val="vi-VN"/>
              </w:rPr>
            </w:pPr>
            <w:r w:rsidRPr="00516C3D">
              <w:rPr>
                <w:sz w:val="24"/>
                <w:lang w:val="vi-VN"/>
              </w:rPr>
              <w:t>Quản lý ví điện tử</w:t>
            </w:r>
          </w:p>
        </w:tc>
        <w:tc>
          <w:tcPr>
            <w:tcW w:w="5176" w:type="dxa"/>
            <w:vAlign w:val="center"/>
          </w:tcPr>
          <w:p w14:paraId="622C9E20" w14:textId="01F439B2" w:rsidR="00516C3D" w:rsidRPr="00516C3D" w:rsidRDefault="00516C3D" w:rsidP="00516C3D">
            <w:pPr>
              <w:rPr>
                <w:sz w:val="24"/>
                <w:lang w:val="vi-VN"/>
              </w:rPr>
            </w:pPr>
            <w:r w:rsidRPr="00516C3D">
              <w:rPr>
                <w:sz w:val="24"/>
                <w:lang w:val="vi-VN"/>
              </w:rPr>
              <w:t>Cho phép tài xế, khách hàng tạo ví điện tử GrapPay để thanh toán cho các dịch vụ mà mình sử dụng</w:t>
            </w:r>
          </w:p>
        </w:tc>
      </w:tr>
      <w:tr w:rsidR="00516C3D" w:rsidRPr="00516C3D" w14:paraId="7210E92D" w14:textId="77777777" w:rsidTr="00516C3D">
        <w:tc>
          <w:tcPr>
            <w:tcW w:w="1255" w:type="dxa"/>
            <w:vMerge/>
            <w:vAlign w:val="center"/>
          </w:tcPr>
          <w:p w14:paraId="4123B726" w14:textId="77777777" w:rsidR="00516C3D" w:rsidRDefault="00516C3D" w:rsidP="00516C3D">
            <w:pPr>
              <w:rPr>
                <w:sz w:val="24"/>
                <w:lang w:val="vi-VN"/>
              </w:rPr>
            </w:pPr>
          </w:p>
        </w:tc>
        <w:tc>
          <w:tcPr>
            <w:tcW w:w="2340" w:type="dxa"/>
            <w:vAlign w:val="center"/>
          </w:tcPr>
          <w:p w14:paraId="12360F0A" w14:textId="2D9E0D4B" w:rsidR="00516C3D" w:rsidRPr="00516C3D" w:rsidRDefault="00516C3D" w:rsidP="00516C3D">
            <w:pPr>
              <w:rPr>
                <w:sz w:val="24"/>
                <w:lang w:val="vi-VN"/>
              </w:rPr>
            </w:pPr>
            <w:r>
              <w:rPr>
                <w:sz w:val="24"/>
                <w:lang w:val="vi-VN"/>
              </w:rPr>
              <w:t>Giao hàng tiết kiệm</w:t>
            </w:r>
          </w:p>
        </w:tc>
        <w:tc>
          <w:tcPr>
            <w:tcW w:w="5176" w:type="dxa"/>
            <w:vAlign w:val="center"/>
          </w:tcPr>
          <w:p w14:paraId="3EEBAB21" w14:textId="45CDA3D3" w:rsidR="00516C3D" w:rsidRPr="00516C3D" w:rsidRDefault="00516C3D" w:rsidP="00516C3D">
            <w:pPr>
              <w:rPr>
                <w:sz w:val="24"/>
                <w:lang w:val="vi-VN"/>
              </w:rPr>
            </w:pPr>
            <w:r>
              <w:rPr>
                <w:sz w:val="24"/>
                <w:lang w:val="vi-VN"/>
              </w:rPr>
              <w:t xml:space="preserve">Cho phép khách hàng đặt nhiều điểm dừng trên mỗi yêu cầu giao hàng nhằm </w:t>
            </w:r>
          </w:p>
        </w:tc>
      </w:tr>
      <w:tr w:rsidR="00516C3D" w:rsidRPr="00516C3D" w14:paraId="32995185" w14:textId="77777777" w:rsidTr="00516C3D">
        <w:tc>
          <w:tcPr>
            <w:tcW w:w="1255" w:type="dxa"/>
            <w:vMerge/>
            <w:vAlign w:val="center"/>
          </w:tcPr>
          <w:p w14:paraId="08D2901C" w14:textId="77777777" w:rsidR="00516C3D" w:rsidRDefault="00516C3D" w:rsidP="00516C3D">
            <w:pPr>
              <w:rPr>
                <w:sz w:val="24"/>
                <w:lang w:val="vi-VN"/>
              </w:rPr>
            </w:pPr>
          </w:p>
        </w:tc>
        <w:tc>
          <w:tcPr>
            <w:tcW w:w="2340" w:type="dxa"/>
            <w:vAlign w:val="center"/>
          </w:tcPr>
          <w:p w14:paraId="10EF2B29" w14:textId="4F1F68FA" w:rsidR="00516C3D" w:rsidRPr="00516C3D" w:rsidRDefault="002749EF" w:rsidP="00516C3D">
            <w:pPr>
              <w:rPr>
                <w:sz w:val="24"/>
                <w:lang w:val="vi-VN"/>
              </w:rPr>
            </w:pPr>
            <w:r>
              <w:rPr>
                <w:sz w:val="24"/>
                <w:lang w:val="vi-VN"/>
              </w:rPr>
              <w:t>Phân loại xe theo nhu cầu</w:t>
            </w:r>
          </w:p>
        </w:tc>
        <w:tc>
          <w:tcPr>
            <w:tcW w:w="5176" w:type="dxa"/>
            <w:vAlign w:val="center"/>
          </w:tcPr>
          <w:p w14:paraId="42578515" w14:textId="3A60A19E" w:rsidR="00516C3D" w:rsidRPr="00516C3D" w:rsidRDefault="002749EF" w:rsidP="00516C3D">
            <w:pPr>
              <w:rPr>
                <w:sz w:val="24"/>
                <w:lang w:val="vi-VN"/>
              </w:rPr>
            </w:pPr>
            <w:r>
              <w:rPr>
                <w:sz w:val="24"/>
                <w:lang w:val="vi-VN"/>
              </w:rPr>
              <w:t>C</w:t>
            </w:r>
            <w:r w:rsidRPr="002749EF">
              <w:rPr>
                <w:sz w:val="24"/>
                <w:lang w:val="vi-VN"/>
              </w:rPr>
              <w:t>ho phép khách hàng chọn loại xe phù hợp với loại hàng hóa cần chuyển. Dựa trên kích thước và khối lượng của hàng hóa, khách hàng có thể chọn xe máy hoặc ô tô để tối ưu hóa chi phí dịch vụ</w:t>
            </w:r>
          </w:p>
        </w:tc>
      </w:tr>
      <w:tr w:rsidR="00516C3D" w:rsidRPr="00516C3D" w14:paraId="7B322077" w14:textId="77777777" w:rsidTr="00516C3D">
        <w:tc>
          <w:tcPr>
            <w:tcW w:w="1255" w:type="dxa"/>
            <w:vMerge/>
            <w:vAlign w:val="center"/>
          </w:tcPr>
          <w:p w14:paraId="54D4D05D" w14:textId="77777777" w:rsidR="00516C3D" w:rsidRDefault="00516C3D" w:rsidP="00516C3D">
            <w:pPr>
              <w:rPr>
                <w:sz w:val="24"/>
                <w:lang w:val="vi-VN"/>
              </w:rPr>
            </w:pPr>
          </w:p>
        </w:tc>
        <w:tc>
          <w:tcPr>
            <w:tcW w:w="2340" w:type="dxa"/>
            <w:vAlign w:val="center"/>
          </w:tcPr>
          <w:p w14:paraId="034A537C" w14:textId="7E158A50" w:rsidR="00516C3D" w:rsidRPr="00516C3D" w:rsidRDefault="002749EF" w:rsidP="00516C3D">
            <w:pPr>
              <w:rPr>
                <w:sz w:val="24"/>
                <w:lang w:val="vi-VN"/>
              </w:rPr>
            </w:pPr>
            <w:r>
              <w:rPr>
                <w:sz w:val="24"/>
                <w:lang w:val="vi-VN"/>
              </w:rPr>
              <w:t xml:space="preserve">Gọi ý </w:t>
            </w:r>
            <w:r w:rsidR="003F168D">
              <w:rPr>
                <w:sz w:val="24"/>
                <w:lang w:val="vi-VN"/>
              </w:rPr>
              <w:t>hà</w:t>
            </w:r>
            <w:r>
              <w:rPr>
                <w:sz w:val="24"/>
                <w:lang w:val="vi-VN"/>
              </w:rPr>
              <w:t>nh trình</w:t>
            </w:r>
          </w:p>
        </w:tc>
        <w:tc>
          <w:tcPr>
            <w:tcW w:w="5176" w:type="dxa"/>
            <w:vAlign w:val="center"/>
          </w:tcPr>
          <w:p w14:paraId="55716B67" w14:textId="1A3130B4" w:rsidR="00516C3D" w:rsidRPr="00516C3D" w:rsidRDefault="003F168D" w:rsidP="00516C3D">
            <w:pPr>
              <w:rPr>
                <w:sz w:val="24"/>
                <w:lang w:val="vi-VN"/>
              </w:rPr>
            </w:pPr>
            <w:r w:rsidRPr="003F168D">
              <w:rPr>
                <w:sz w:val="24"/>
                <w:lang w:val="vi-VN"/>
              </w:rPr>
              <w:t>thiết lập tuyến đường di chuyển ngắn nhất giữa các đơn hàng hiện có của tài xế.</w:t>
            </w:r>
          </w:p>
        </w:tc>
      </w:tr>
    </w:tbl>
    <w:p w14:paraId="4EB7B118" w14:textId="5A3C80CA" w:rsidR="001E017E" w:rsidRDefault="00C21ACE" w:rsidP="006444A2">
      <w:pPr>
        <w:rPr>
          <w:lang w:val="vi-VN"/>
        </w:rPr>
      </w:pPr>
      <w:r>
        <w:rPr>
          <w:lang w:val="vi-VN"/>
        </w:rPr>
        <w:t>Việc xây dựng nên hệ thống các chức năng ở trên giúp ĐATN tập trung xây dựng nên một ứng dụng đầy đủ chức năng đáp ứng được nhu cầu của người dùng</w:t>
      </w:r>
      <w:r w:rsidR="00247302">
        <w:rPr>
          <w:lang w:val="vi-VN"/>
        </w:rPr>
        <w:t>.</w:t>
      </w:r>
    </w:p>
    <w:p w14:paraId="2E9BD5AA" w14:textId="77777777" w:rsidR="001F6F8A" w:rsidRPr="006444A2" w:rsidRDefault="001F6F8A" w:rsidP="006444A2">
      <w:pPr>
        <w:rPr>
          <w:lang w:val="vi-VN"/>
        </w:rPr>
      </w:pPr>
    </w:p>
    <w:p w14:paraId="74A1FE36" w14:textId="1EAABEEA" w:rsidR="00063D42" w:rsidRPr="00360546" w:rsidRDefault="004E2218" w:rsidP="00063D42">
      <w:pPr>
        <w:pStyle w:val="oancuaDanhsach"/>
        <w:rPr>
          <w:lang w:val="vi-VN"/>
        </w:rPr>
      </w:pPr>
      <w:r>
        <w:rPr>
          <w:lang w:val="vi-VN"/>
        </w:rPr>
        <w:br w:type="textWrapping" w:clear="all"/>
      </w:r>
    </w:p>
    <w:p w14:paraId="64E0031A" w14:textId="3F07115B" w:rsidR="00EF5E82" w:rsidRPr="00EF5E82" w:rsidRDefault="00B50B5B" w:rsidP="00EF5E82">
      <w:pPr>
        <w:rPr>
          <w:lang w:val="vi-VN"/>
        </w:rPr>
      </w:pPr>
      <w:r>
        <w:rPr>
          <w:lang w:val="vi-VN"/>
        </w:rPr>
        <w:lastRenderedPageBreak/>
        <w:t xml:space="preserve"> </w:t>
      </w:r>
    </w:p>
    <w:p w14:paraId="61AD4900" w14:textId="1189F31C" w:rsidR="001A39FB" w:rsidRDefault="004A1EDD" w:rsidP="001A39FB">
      <w:pPr>
        <w:pStyle w:val="u2"/>
        <w:rPr>
          <w:lang w:val="vi-VN"/>
        </w:rPr>
      </w:pPr>
      <w:bookmarkStart w:id="48" w:name="_Ref512670741"/>
      <w:bookmarkStart w:id="49" w:name="_Toc512713187"/>
      <w:r w:rsidRPr="006840A6">
        <w:rPr>
          <w:lang w:val="vi-VN"/>
        </w:rPr>
        <w:t>Tổng quan</w:t>
      </w:r>
      <w:r>
        <w:rPr>
          <w:lang w:val="vi-VN"/>
        </w:rPr>
        <w:t xml:space="preserve"> </w:t>
      </w:r>
      <w:r w:rsidR="006E65A6">
        <w:rPr>
          <w:lang w:val="vi-VN"/>
        </w:rPr>
        <w:t>chức năng</w:t>
      </w:r>
      <w:bookmarkEnd w:id="46"/>
      <w:bookmarkEnd w:id="47"/>
      <w:bookmarkEnd w:id="48"/>
      <w:bookmarkEnd w:id="49"/>
    </w:p>
    <w:p w14:paraId="744029F3" w14:textId="52639BAF" w:rsidR="00247302" w:rsidRPr="00247302" w:rsidRDefault="00247302" w:rsidP="00247302">
      <w:pPr>
        <w:rPr>
          <w:lang w:val="vi-VN"/>
        </w:rPr>
      </w:pPr>
      <w:r w:rsidRPr="00247302">
        <w:rPr>
          <w:lang w:val="vi-VN"/>
        </w:rPr>
        <w:t>Hệ thống xây dựng với mục đích kết nối khách hàng có nhu cầu đi lại vận chuyển với tài xế cung cấp dịch vụ , là kênh trung gian giúp người dùng và lái xe có thể tìm kiếm thông tin. Dựa vào đó, ta thấy hệ th</w:t>
      </w:r>
      <w:r>
        <w:rPr>
          <w:lang w:val="vi-VN"/>
        </w:rPr>
        <w:t>ống cần có 3 tác nhân chính gồm: khách hàng, tài xế và quản trị viên. Dựa trên mỗi tác nhân mà có từng loại chức năng khác nhau</w:t>
      </w:r>
      <w:r w:rsidR="00BA1E98">
        <w:rPr>
          <w:lang w:val="vi-VN"/>
        </w:rPr>
        <w:t>.</w:t>
      </w:r>
    </w:p>
    <w:p w14:paraId="4FD65FBD" w14:textId="77777777" w:rsidR="001A39FB" w:rsidRDefault="001A39FB" w:rsidP="001A39FB">
      <w:pPr>
        <w:pStyle w:val="u3"/>
      </w:pPr>
      <w:bookmarkStart w:id="50" w:name="_Toc510882198"/>
      <w:bookmarkStart w:id="51" w:name="_Toc512713188"/>
      <w:r>
        <w:t>Biểu đồ use case tổng quan</w:t>
      </w:r>
      <w:bookmarkEnd w:id="50"/>
      <w:bookmarkEnd w:id="51"/>
    </w:p>
    <w:p w14:paraId="6E23AE39" w14:textId="4BF8BF5D" w:rsidR="007120E1" w:rsidRDefault="00732B10" w:rsidP="007120E1">
      <w:pPr>
        <w:rPr>
          <w:lang w:val="vi-VN"/>
        </w:rPr>
      </w:pPr>
      <w:r>
        <w:rPr>
          <w:lang w:val="vi-VN"/>
        </w:rPr>
        <w:t>Vai trò của mỗi tác nhân được thể hiện cụ thể:</w:t>
      </w:r>
    </w:p>
    <w:p w14:paraId="2CC39630" w14:textId="37F8EBB4" w:rsidR="00732B10" w:rsidRPr="00732B10" w:rsidRDefault="00732B10" w:rsidP="00732B10">
      <w:pPr>
        <w:pStyle w:val="oancuaDanhsach"/>
        <w:numPr>
          <w:ilvl w:val="0"/>
          <w:numId w:val="13"/>
        </w:numPr>
        <w:rPr>
          <w:lang w:val="vi-VN"/>
        </w:rPr>
      </w:pPr>
      <w:r w:rsidRPr="00732B10">
        <w:rPr>
          <w:b/>
          <w:lang w:val="vi-VN"/>
        </w:rPr>
        <w:t>Khách hàng</w:t>
      </w:r>
      <w:r w:rsidRPr="00732B10">
        <w:rPr>
          <w:lang w:val="vi-VN"/>
        </w:rPr>
        <w:t>: là đối tượng có nhu cầu về dịch vụ hàng vận chuyển. Do đó khách hàng có thể thực hiện gọi xe theo yêu cầu, xem lại lịch sử gọi xe của mình. Sau mỗi chuyến đi khách hàng có thể đánh giá mức độ hài lòng. Nếu đánh giá cao một số tài xế, khách hàng có thể thêm tài xế vào danh sách ưa thích để dễ dàng liên hệ.Bên cạnh đó, khách hàng còn có thể quản lý các thông tin cá nhân, phương thức thanh toán của mình.</w:t>
      </w:r>
    </w:p>
    <w:p w14:paraId="66658CB9" w14:textId="2DE2538A" w:rsidR="00732B10" w:rsidRPr="00732B10" w:rsidRDefault="00732B10" w:rsidP="00732B10">
      <w:pPr>
        <w:pStyle w:val="oancuaDanhsach"/>
        <w:numPr>
          <w:ilvl w:val="0"/>
          <w:numId w:val="13"/>
        </w:numPr>
        <w:rPr>
          <w:lang w:val="vi-VN"/>
        </w:rPr>
      </w:pPr>
      <w:r w:rsidRPr="00732B10">
        <w:rPr>
          <w:b/>
          <w:lang w:val="vi-VN"/>
        </w:rPr>
        <w:t>Tài xế</w:t>
      </w:r>
      <w:r w:rsidRPr="00732B10">
        <w:rPr>
          <w:lang w:val="vi-VN"/>
        </w:rPr>
        <w:t>: là đối tượng cung cấp dịch vụ hàng vận chuyển. Do đó tài xế có thể nhận các yêu cầu gọi xe. Thông tin về vị trí điểm đi, điểm đến, tuyến đường sẽ được hiện thị lên bản đồ cùng với thông tin khách hàng cũng như chi phí của chuyến đi. Ngoài ra, tài xế có thể quản lý dịch vụ mình cung cấp, quản lý thông tin cá nhân, thông tin phương tiện. Hệ thống cũng cho phép tài xe xem lại lịch sử hoạt động, thực hiện đánh giá chất lượng sau mỗi chuyến đi</w:t>
      </w:r>
    </w:p>
    <w:p w14:paraId="20D22881" w14:textId="3FE5854C" w:rsidR="00732B10" w:rsidRDefault="00732B10" w:rsidP="00732B10">
      <w:pPr>
        <w:pStyle w:val="oancuaDanhsach"/>
        <w:numPr>
          <w:ilvl w:val="0"/>
          <w:numId w:val="13"/>
        </w:numPr>
        <w:rPr>
          <w:lang w:val="vi-VN"/>
        </w:rPr>
      </w:pPr>
      <w:r w:rsidRPr="00732B10">
        <w:rPr>
          <w:b/>
          <w:lang w:val="vi-VN"/>
        </w:rPr>
        <w:t>Quản trị viên</w:t>
      </w:r>
      <w:r w:rsidRPr="00732B10">
        <w:rPr>
          <w:lang w:val="vi-VN"/>
        </w:rPr>
        <w:t>:  Quản trị viên sẽ có thể quản trị thông tin của khách hàng và tài xế. Khi có một số vấn đề cần được thông báo cho người dùng, quản trị viên có thể gửi thông báo đến họ. Ngoài ra quản trị viên có thể quản lý việc sử dụng các loại mã khuyến mãi, giảm giá.</w:t>
      </w:r>
    </w:p>
    <w:p w14:paraId="63379CC2" w14:textId="61D2A9AB" w:rsidR="00EF14A2" w:rsidRDefault="00EF14A2" w:rsidP="00EF14A2">
      <w:pPr>
        <w:rPr>
          <w:lang w:val="vi-VN"/>
        </w:rPr>
      </w:pPr>
      <w:r>
        <w:rPr>
          <w:lang w:val="vi-VN"/>
        </w:rPr>
        <w:t>Từ vai trò của các tác nhân ở trên, ta có thể xây dựng nên biểu đồ usecase tổng quát của hệ thống như hình</w:t>
      </w:r>
      <w:r w:rsidR="00361681">
        <w:rPr>
          <w:lang w:val="vi-VN"/>
        </w:rPr>
        <w:t>:</w:t>
      </w:r>
    </w:p>
    <w:p w14:paraId="69C40087" w14:textId="0A76E1A9" w:rsidR="00335755" w:rsidRDefault="00335755" w:rsidP="00EF14A2">
      <w:pPr>
        <w:rPr>
          <w:rFonts w:asciiTheme="majorHAnsi" w:hAnsiTheme="majorHAnsi" w:cstheme="majorHAnsi"/>
          <w:szCs w:val="26"/>
          <w:lang w:val="vi-VN"/>
        </w:rPr>
      </w:pPr>
      <w:r w:rsidRPr="004A425B">
        <w:rPr>
          <w:rFonts w:asciiTheme="majorHAnsi" w:hAnsiTheme="majorHAnsi" w:cstheme="majorHAnsi"/>
          <w:szCs w:val="26"/>
        </w:rPr>
        <w:object w:dxaOrig="13065" w:dyaOrig="13320" w14:anchorId="0C901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74.75pt;height:485.25pt" o:ole="">
            <v:imagedata r:id="rId13" o:title=""/>
          </v:shape>
          <o:OLEObject Type="Embed" ProgID="Visio.Drawing.15" ShapeID="_x0000_i1033" DrawAspect="Content" ObjectID="_1588386084" r:id="rId14"/>
        </w:object>
      </w:r>
    </w:p>
    <w:p w14:paraId="0DBBBB1B" w14:textId="6E0837AE" w:rsidR="00183557" w:rsidRPr="00183557" w:rsidRDefault="00183557" w:rsidP="00183557">
      <w:pPr>
        <w:pStyle w:val="u3"/>
        <w:rPr>
          <w:lang w:val="vi-VN"/>
        </w:rPr>
      </w:pPr>
      <w:r>
        <w:rPr>
          <w:lang w:val="vi-VN"/>
        </w:rPr>
        <w:t>Biểu đồ usecase phân rã</w:t>
      </w:r>
    </w:p>
    <w:p w14:paraId="5481582D" w14:textId="5E4F804F" w:rsidR="00015518" w:rsidRDefault="00015518" w:rsidP="00183557">
      <w:pPr>
        <w:pStyle w:val="u4"/>
        <w:rPr>
          <w:lang w:val="vi-VN"/>
        </w:rPr>
      </w:pPr>
      <w:r w:rsidRPr="00015518">
        <w:rPr>
          <w:lang w:val="vi-VN"/>
        </w:rPr>
        <w:t>Biểu đồ usecase phân rã chức năng Quản lý danh sách tài xế ưa thích</w:t>
      </w:r>
    </w:p>
    <w:p w14:paraId="2AFA46B8" w14:textId="434A090F" w:rsidR="00015518" w:rsidRDefault="00015518" w:rsidP="00015518">
      <w:pPr>
        <w:rPr>
          <w:lang w:val="vi-VN"/>
        </w:rPr>
      </w:pPr>
      <w:r w:rsidRPr="00015518">
        <w:rPr>
          <w:lang w:val="vi-VN"/>
        </w:rPr>
        <w:t xml:space="preserve">Sau mỗi chuyến đi nếu khách hàng cảm thấy hài lòng với dịch vụ mà tài xế mang lại và có nhu cầu làm việc tiếp trong thời gian tới thì khách hàng có thể đánh dấu tài xế </w:t>
      </w:r>
      <w:r w:rsidRPr="00015518">
        <w:rPr>
          <w:lang w:val="vi-VN"/>
        </w:rPr>
        <w:lastRenderedPageBreak/>
        <w:t>vào mục ưa thích. Với chức năng này, khách hàng có thể xem danh sách tài xế ưa thích, thêm, sửa thông tin, xóa, liên hệ với tài xế ưa thích.</w:t>
      </w:r>
    </w:p>
    <w:p w14:paraId="0A4A664F" w14:textId="51C8DE13" w:rsidR="00015518" w:rsidRPr="00015518" w:rsidRDefault="00015518" w:rsidP="00015518">
      <w:pPr>
        <w:rPr>
          <w:lang w:val="vi-VN"/>
        </w:rPr>
      </w:pPr>
      <w:r w:rsidRPr="004A425B">
        <w:rPr>
          <w:rFonts w:asciiTheme="majorHAnsi" w:hAnsiTheme="majorHAnsi" w:cstheme="majorHAnsi"/>
          <w:szCs w:val="26"/>
        </w:rPr>
        <w:object w:dxaOrig="13650" w:dyaOrig="5790" w14:anchorId="71C29B33">
          <v:shape id="_x0000_i1034" type="#_x0000_t75" style="width:431.25pt;height:183pt" o:ole="">
            <v:imagedata r:id="rId15" o:title=""/>
          </v:shape>
          <o:OLEObject Type="Embed" ProgID="Visio.Drawing.15" ShapeID="_x0000_i1034" DrawAspect="Content" ObjectID="_1588386085" r:id="rId16"/>
        </w:object>
      </w:r>
    </w:p>
    <w:p w14:paraId="06BF73CB" w14:textId="26E23B2C" w:rsidR="00015518" w:rsidRDefault="00015518" w:rsidP="00183557">
      <w:pPr>
        <w:pStyle w:val="u4"/>
        <w:rPr>
          <w:lang w:val="vi-VN"/>
        </w:rPr>
      </w:pPr>
      <w:r w:rsidRPr="00015518">
        <w:rPr>
          <w:lang w:val="vi-VN"/>
        </w:rPr>
        <w:t>Biểu đồ usecase phân rã cho chức năng quản lý lịch sử gọi xe</w:t>
      </w:r>
    </w:p>
    <w:p w14:paraId="5004DBE1" w14:textId="7B37E85F" w:rsidR="00015518" w:rsidRDefault="00015518" w:rsidP="00015518">
      <w:pPr>
        <w:rPr>
          <w:lang w:val="vi-VN"/>
        </w:rPr>
      </w:pPr>
      <w:r w:rsidRPr="00015518">
        <w:rPr>
          <w:lang w:val="vi-VN"/>
        </w:rPr>
        <w:t>Sau mỗi chuyến đi hệ thống tự động ghi lại lịch sử. Người dùng có thể sử dụng chức năng này để xem lại thông tin về chuyến đi của mình, thêm lịch sử mới. Ngoài ra chức năng này cũng cung cấp khả năng sửa, xóa lịch sử các chuyến đi.</w:t>
      </w:r>
    </w:p>
    <w:p w14:paraId="2ADA78A7" w14:textId="768E54D6" w:rsidR="00015518" w:rsidRDefault="00015518" w:rsidP="00015518">
      <w:pPr>
        <w:rPr>
          <w:rFonts w:asciiTheme="majorHAnsi" w:hAnsiTheme="majorHAnsi" w:cstheme="majorHAnsi"/>
          <w:b/>
          <w:szCs w:val="26"/>
        </w:rPr>
      </w:pPr>
      <w:r w:rsidRPr="004A425B">
        <w:rPr>
          <w:rFonts w:asciiTheme="majorHAnsi" w:hAnsiTheme="majorHAnsi" w:cstheme="majorHAnsi"/>
          <w:b/>
          <w:szCs w:val="26"/>
        </w:rPr>
        <w:object w:dxaOrig="10920" w:dyaOrig="6150" w14:anchorId="093D921E">
          <v:shape id="_x0000_i1035" type="#_x0000_t75" style="width:408pt;height:229.5pt" o:ole="">
            <v:imagedata r:id="rId17" o:title=""/>
          </v:shape>
          <o:OLEObject Type="Embed" ProgID="Visio.Drawing.15" ShapeID="_x0000_i1035" DrawAspect="Content" ObjectID="_1588386086" r:id="rId18"/>
        </w:object>
      </w:r>
    </w:p>
    <w:p w14:paraId="7C62C756" w14:textId="41523AE4" w:rsidR="00015518" w:rsidRDefault="00015518" w:rsidP="00183557">
      <w:pPr>
        <w:pStyle w:val="u4"/>
        <w:rPr>
          <w:lang w:val="vi-VN"/>
        </w:rPr>
      </w:pPr>
      <w:r w:rsidRPr="00015518">
        <w:rPr>
          <w:lang w:val="vi-VN"/>
        </w:rPr>
        <w:lastRenderedPageBreak/>
        <w:t>Biểu đồ usecase phân rã cho chức năng quản lý phương tiện</w:t>
      </w:r>
    </w:p>
    <w:p w14:paraId="0AAA0BE2" w14:textId="124F3FF3" w:rsidR="00015518" w:rsidRDefault="00015518" w:rsidP="00015518">
      <w:pPr>
        <w:rPr>
          <w:lang w:val="vi-VN"/>
        </w:rPr>
      </w:pPr>
      <w:r w:rsidRPr="00015518">
        <w:rPr>
          <w:lang w:val="vi-VN"/>
        </w:rPr>
        <w:t>Với chức năng quản lý phương tiện, tài xế có thể thực hiện các thao tác xem, sửa, xóa phương tiện thông qua hệ thống.</w:t>
      </w:r>
    </w:p>
    <w:p w14:paraId="055513CA" w14:textId="6AE16314" w:rsidR="00015518" w:rsidRPr="00015518" w:rsidRDefault="00015518" w:rsidP="00015518">
      <w:pPr>
        <w:rPr>
          <w:lang w:val="vi-VN"/>
        </w:rPr>
      </w:pPr>
      <w:r w:rsidRPr="004A425B">
        <w:rPr>
          <w:rFonts w:asciiTheme="majorHAnsi" w:hAnsiTheme="majorHAnsi" w:cstheme="majorHAnsi"/>
          <w:b/>
          <w:szCs w:val="26"/>
        </w:rPr>
        <w:object w:dxaOrig="8865" w:dyaOrig="4710" w14:anchorId="3C00198F">
          <v:shape id="_x0000_i1037" type="#_x0000_t75" style="width:398.25pt;height:210.75pt" o:ole="">
            <v:imagedata r:id="rId19" o:title=""/>
          </v:shape>
          <o:OLEObject Type="Embed" ProgID="Visio.Drawing.15" ShapeID="_x0000_i1037" DrawAspect="Content" ObjectID="_1588386087" r:id="rId20"/>
        </w:object>
      </w:r>
    </w:p>
    <w:p w14:paraId="1CA4505D" w14:textId="357252AC" w:rsidR="00DA292A" w:rsidRDefault="00DA292A" w:rsidP="00183557">
      <w:pPr>
        <w:pStyle w:val="u4"/>
        <w:rPr>
          <w:lang w:val="vi-VN"/>
        </w:rPr>
      </w:pPr>
      <w:r w:rsidRPr="00DA292A">
        <w:rPr>
          <w:lang w:val="vi-VN"/>
        </w:rPr>
        <w:t>Biểu đồ usecase cho chức năng quản trị người dùng</w:t>
      </w:r>
    </w:p>
    <w:p w14:paraId="7DDA580A" w14:textId="671534EE" w:rsidR="00DA292A" w:rsidRDefault="00DA292A" w:rsidP="00DA292A">
      <w:pPr>
        <w:rPr>
          <w:lang w:val="vi-VN"/>
        </w:rPr>
      </w:pPr>
      <w:r w:rsidRPr="00DA292A">
        <w:rPr>
          <w:lang w:val="vi-VN"/>
        </w:rPr>
        <w:t>Hệ thống cung cấp cho quản trị viên bộ tính năng quản lý người dùng, cho phép quản trị viên có  thể tìm kiếm người dùng, xem thông tin, chặn những người dùng xấu hoặc bỏ chặn.</w:t>
      </w:r>
    </w:p>
    <w:p w14:paraId="339C8D51" w14:textId="044B05BD" w:rsidR="00DA292A" w:rsidRPr="00DA292A" w:rsidRDefault="00DA292A" w:rsidP="00DA292A">
      <w:pPr>
        <w:rPr>
          <w:lang w:val="vi-VN"/>
        </w:rPr>
      </w:pPr>
      <w:r w:rsidRPr="004A425B">
        <w:rPr>
          <w:rFonts w:asciiTheme="majorHAnsi" w:hAnsiTheme="majorHAnsi" w:cstheme="majorHAnsi"/>
          <w:b/>
          <w:szCs w:val="26"/>
        </w:rPr>
        <w:object w:dxaOrig="9195" w:dyaOrig="4710" w14:anchorId="322659AD">
          <v:shape id="_x0000_i1038" type="#_x0000_t75" style="width:412.5pt;height:210.75pt" o:ole="">
            <v:imagedata r:id="rId21" o:title=""/>
          </v:shape>
          <o:OLEObject Type="Embed" ProgID="Visio.Drawing.15" ShapeID="_x0000_i1038" DrawAspect="Content" ObjectID="_1588386088" r:id="rId22"/>
        </w:object>
      </w:r>
    </w:p>
    <w:p w14:paraId="5DEF5630" w14:textId="6117484E" w:rsidR="00DA292A" w:rsidRDefault="00DA292A" w:rsidP="00183557">
      <w:pPr>
        <w:pStyle w:val="u4"/>
        <w:rPr>
          <w:lang w:val="vi-VN"/>
        </w:rPr>
      </w:pPr>
      <w:r w:rsidRPr="00DA292A">
        <w:rPr>
          <w:lang w:val="vi-VN"/>
        </w:rPr>
        <w:lastRenderedPageBreak/>
        <w:t>Biểu đồ usecase cho chức năng quản lý dịch vụ</w:t>
      </w:r>
    </w:p>
    <w:p w14:paraId="553DC9DA" w14:textId="2927C738" w:rsidR="00DA292A" w:rsidRDefault="00DA292A" w:rsidP="00DA292A">
      <w:pPr>
        <w:rPr>
          <w:lang w:val="vi-VN"/>
        </w:rPr>
      </w:pPr>
      <w:r w:rsidRPr="00DA292A">
        <w:rPr>
          <w:lang w:val="vi-VN"/>
        </w:rPr>
        <w:t>Chức năng quản lý dịch vụ cho phép quản trị viên quả lý các dịch vụ vận chuyển, đi lại và các chương trình khuyến mãi mà hệ thống cung cấp. Quản trị viên có thể thêm, sửa thông tin, đóng mở các loại dịch vụ.</w:t>
      </w:r>
    </w:p>
    <w:p w14:paraId="76128848" w14:textId="56A39CD4" w:rsidR="00183557" w:rsidRPr="00DA292A" w:rsidRDefault="00183557" w:rsidP="00DA292A">
      <w:pPr>
        <w:rPr>
          <w:lang w:val="vi-VN"/>
        </w:rPr>
      </w:pPr>
      <w:r w:rsidRPr="004A425B">
        <w:rPr>
          <w:rFonts w:asciiTheme="majorHAnsi" w:hAnsiTheme="majorHAnsi" w:cstheme="majorHAnsi"/>
          <w:b/>
          <w:szCs w:val="26"/>
        </w:rPr>
        <w:object w:dxaOrig="12465" w:dyaOrig="7050" w14:anchorId="40A35FEB">
          <v:shape id="_x0000_i1039" type="#_x0000_t75" style="width:366pt;height:207pt" o:ole="">
            <v:imagedata r:id="rId23" o:title=""/>
          </v:shape>
          <o:OLEObject Type="Embed" ProgID="Visio.Drawing.15" ShapeID="_x0000_i1039" DrawAspect="Content" ObjectID="_1588386089" r:id="rId24"/>
        </w:object>
      </w:r>
    </w:p>
    <w:p w14:paraId="69DFB55E" w14:textId="7DB573F1" w:rsidR="001A39FB" w:rsidRPr="00DA292A" w:rsidRDefault="001A39FB" w:rsidP="00183557">
      <w:pPr>
        <w:pStyle w:val="u3"/>
        <w:numPr>
          <w:ilvl w:val="0"/>
          <w:numId w:val="0"/>
        </w:numPr>
        <w:rPr>
          <w:lang w:val="vi-VN"/>
        </w:rPr>
      </w:pPr>
    </w:p>
    <w:p w14:paraId="14AB32D2" w14:textId="77777777" w:rsidR="006E6C3B" w:rsidRDefault="006E6C3B" w:rsidP="006E6C3B">
      <w:pPr>
        <w:pStyle w:val="u3"/>
      </w:pPr>
      <w:bookmarkStart w:id="52" w:name="_Toc510882200"/>
      <w:bookmarkStart w:id="53" w:name="_Ref510900869"/>
      <w:bookmarkStart w:id="54" w:name="_Toc512713190"/>
      <w:r>
        <w:t>Quy trình nghiệp vụ</w:t>
      </w:r>
      <w:bookmarkEnd w:id="52"/>
      <w:bookmarkEnd w:id="53"/>
      <w:bookmarkEnd w:id="54"/>
    </w:p>
    <w:p w14:paraId="31B0CFEC" w14:textId="77777777" w:rsidR="00183557" w:rsidRDefault="00183557" w:rsidP="00183557">
      <w:r>
        <w:t xml:space="preserve">Với 3 đối tượng sử dụng hệ thông có 3 luồng quy trình nghiệp vụ chính là: </w:t>
      </w:r>
    </w:p>
    <w:p w14:paraId="672561BB" w14:textId="7750D5FE" w:rsidR="00183557" w:rsidRDefault="00183557" w:rsidP="00183557">
      <w:pPr>
        <w:pStyle w:val="oancuaDanhsach"/>
        <w:numPr>
          <w:ilvl w:val="0"/>
          <w:numId w:val="14"/>
        </w:numPr>
      </w:pPr>
      <w:r>
        <w:t>Quy trình sử dụng ứng dụng của tài xế.</w:t>
      </w:r>
    </w:p>
    <w:p w14:paraId="20232A56" w14:textId="14810ECF" w:rsidR="00183557" w:rsidRDefault="00183557" w:rsidP="00183557">
      <w:pPr>
        <w:pStyle w:val="oancuaDanhsach"/>
        <w:numPr>
          <w:ilvl w:val="0"/>
          <w:numId w:val="14"/>
        </w:numPr>
      </w:pPr>
      <w:r>
        <w:t>Quy trình sử dụng dịch vụ của khách hàng.</w:t>
      </w:r>
    </w:p>
    <w:p w14:paraId="73A7407C" w14:textId="404D5968" w:rsidR="003542B0" w:rsidRDefault="00183557" w:rsidP="00183557">
      <w:pPr>
        <w:pStyle w:val="oancuaDanhsach"/>
        <w:numPr>
          <w:ilvl w:val="0"/>
          <w:numId w:val="14"/>
        </w:numPr>
      </w:pPr>
      <w:r>
        <w:t>Quy trình sử dụng dịch vụ của quản trị viên.</w:t>
      </w:r>
    </w:p>
    <w:p w14:paraId="726BC60B" w14:textId="54D9D0CE" w:rsidR="00C97BD3" w:rsidRDefault="00C97BD3" w:rsidP="00C97BD3">
      <w:pPr>
        <w:rPr>
          <w:lang w:val="vi-VN"/>
        </w:rPr>
      </w:pPr>
      <w:r>
        <w:rPr>
          <w:lang w:val="vi-VN"/>
        </w:rPr>
        <w:t>Cụ thể các quy trinh nghiệp vụ như sau:</w:t>
      </w:r>
    </w:p>
    <w:p w14:paraId="432C400F" w14:textId="4D103F38" w:rsidR="00C97BD3" w:rsidRDefault="00C97BD3" w:rsidP="00C97BD3">
      <w:pPr>
        <w:pStyle w:val="oancuaDanhsach"/>
        <w:numPr>
          <w:ilvl w:val="0"/>
          <w:numId w:val="9"/>
        </w:numPr>
        <w:rPr>
          <w:lang w:val="vi-VN"/>
        </w:rPr>
      </w:pPr>
      <w:r w:rsidRPr="00C97BD3">
        <w:rPr>
          <w:lang w:val="vi-VN"/>
        </w:rPr>
        <w:t>Quy trình nghiệp vụ của tài xế</w:t>
      </w:r>
    </w:p>
    <w:p w14:paraId="0356386A" w14:textId="3E13E258" w:rsidR="00C97BD3" w:rsidRDefault="00C97BD3" w:rsidP="00C97BD3">
      <w:pPr>
        <w:pStyle w:val="oancuaDanhsach"/>
        <w:jc w:val="center"/>
        <w:rPr>
          <w:rFonts w:asciiTheme="majorHAnsi" w:hAnsiTheme="majorHAnsi" w:cstheme="majorHAnsi"/>
          <w:szCs w:val="26"/>
        </w:rPr>
      </w:pPr>
      <w:r w:rsidRPr="004A425B">
        <w:rPr>
          <w:rFonts w:asciiTheme="majorHAnsi" w:hAnsiTheme="majorHAnsi" w:cstheme="majorHAnsi"/>
          <w:szCs w:val="26"/>
        </w:rPr>
        <w:object w:dxaOrig="6825" w:dyaOrig="8100" w14:anchorId="1C0A9333">
          <v:shape id="_x0000_i1041" type="#_x0000_t75" style="width:194.25pt;height:231pt" o:ole="">
            <v:imagedata r:id="rId25" o:title=""/>
          </v:shape>
          <o:OLEObject Type="Embed" ProgID="Visio.Drawing.15" ShapeID="_x0000_i1041" DrawAspect="Content" ObjectID="_1588386090" r:id="rId26"/>
        </w:object>
      </w:r>
    </w:p>
    <w:p w14:paraId="1BDF10B4" w14:textId="1C7E35A8" w:rsidR="00C97BD3" w:rsidRDefault="00C97BD3" w:rsidP="00C97BD3">
      <w:pPr>
        <w:pStyle w:val="oancuaDanhsach"/>
        <w:jc w:val="left"/>
      </w:pPr>
      <w:r w:rsidRPr="00C97BD3">
        <w:t>Người dùng có thể đăng ký và lựa chọn loại người dùng là tài xế. Sau khi đăng ký tài khoản, đăng ký thông tin phương tiện và đăng nhập với vai trò tài xế vào hệ thống. Tài xế có thể thực hiện nhận các yêu cầu dịch vụ hàng vận chuyển, quản lý lịch sử, quản lý các thông tin cá nhân,…</w:t>
      </w:r>
    </w:p>
    <w:p w14:paraId="30DD3B83" w14:textId="75327DC6" w:rsidR="0037535D" w:rsidRDefault="0037535D" w:rsidP="0037535D">
      <w:pPr>
        <w:pStyle w:val="oancuaDanhsach"/>
        <w:numPr>
          <w:ilvl w:val="0"/>
          <w:numId w:val="9"/>
        </w:numPr>
        <w:jc w:val="left"/>
      </w:pPr>
      <w:r w:rsidRPr="0037535D">
        <w:t xml:space="preserve">Quy trình nghiệp vụ của khách </w:t>
      </w:r>
      <w:r w:rsidR="006334FA">
        <w:t>hàng</w:t>
      </w:r>
    </w:p>
    <w:p w14:paraId="28D2B766" w14:textId="52D7E759" w:rsidR="0037535D" w:rsidRDefault="0037535D" w:rsidP="0037535D">
      <w:pPr>
        <w:pStyle w:val="oancuaDanhsach"/>
        <w:jc w:val="center"/>
        <w:rPr>
          <w:rFonts w:asciiTheme="majorHAnsi" w:hAnsiTheme="majorHAnsi" w:cstheme="majorHAnsi"/>
          <w:szCs w:val="26"/>
        </w:rPr>
      </w:pPr>
      <w:r w:rsidRPr="004A425B">
        <w:rPr>
          <w:rFonts w:asciiTheme="majorHAnsi" w:hAnsiTheme="majorHAnsi" w:cstheme="majorHAnsi"/>
          <w:szCs w:val="26"/>
        </w:rPr>
        <w:object w:dxaOrig="6691" w:dyaOrig="6420" w14:anchorId="19AF91D7">
          <v:shape id="_x0000_i1044" type="#_x0000_t75" style="width:222.75pt;height:214.5pt" o:ole="">
            <v:imagedata r:id="rId27" o:title=""/>
          </v:shape>
          <o:OLEObject Type="Embed" ProgID="Visio.Drawing.15" ShapeID="_x0000_i1044" DrawAspect="Content" ObjectID="_1588386091" r:id="rId28"/>
        </w:object>
      </w:r>
    </w:p>
    <w:p w14:paraId="3FD33219" w14:textId="087C85EF" w:rsidR="00897654" w:rsidRPr="00C97BD3" w:rsidRDefault="00897654" w:rsidP="00897654">
      <w:pPr>
        <w:pStyle w:val="oancuaDanhsach"/>
        <w:jc w:val="left"/>
      </w:pPr>
      <w:r w:rsidRPr="00897654">
        <w:t>Sau khi đăng ký và đăng nhập với vai trò khách hàng vào hệ thống. Khách hàng có thể bắt đầu sử dụng các dịch vụ của hệ thống như gọi xe theo yêu cầu, quản lý các thông tin cá nhân, quản lý lịch sử, …</w:t>
      </w:r>
    </w:p>
    <w:p w14:paraId="5E3C119A" w14:textId="3477B0B1" w:rsidR="00C97BD3" w:rsidRDefault="00897654" w:rsidP="00897654">
      <w:pPr>
        <w:pStyle w:val="oancuaDanhsach"/>
        <w:numPr>
          <w:ilvl w:val="0"/>
          <w:numId w:val="9"/>
        </w:numPr>
      </w:pPr>
      <w:r w:rsidRPr="00897654">
        <w:t>Quy trình nghiệp vụ của quản trị viên</w:t>
      </w:r>
    </w:p>
    <w:p w14:paraId="6EC23AC8" w14:textId="61F208FD" w:rsidR="00897654" w:rsidRDefault="00897654" w:rsidP="00897654">
      <w:pPr>
        <w:pStyle w:val="oancuaDanhsach"/>
        <w:jc w:val="center"/>
        <w:rPr>
          <w:rFonts w:asciiTheme="majorHAnsi" w:hAnsiTheme="majorHAnsi" w:cstheme="majorHAnsi"/>
          <w:szCs w:val="26"/>
        </w:rPr>
      </w:pPr>
      <w:r w:rsidRPr="004A425B">
        <w:rPr>
          <w:rFonts w:asciiTheme="majorHAnsi" w:hAnsiTheme="majorHAnsi" w:cstheme="majorHAnsi"/>
          <w:szCs w:val="26"/>
        </w:rPr>
        <w:object w:dxaOrig="7216" w:dyaOrig="5356" w14:anchorId="7BE45432">
          <v:shape id="_x0000_i1047" type="#_x0000_t75" style="width:257.25pt;height:191.25pt" o:ole="">
            <v:imagedata r:id="rId29" o:title=""/>
          </v:shape>
          <o:OLEObject Type="Embed" ProgID="Visio.Drawing.15" ShapeID="_x0000_i1047" DrawAspect="Content" ObjectID="_1588386092" r:id="rId30"/>
        </w:object>
      </w:r>
    </w:p>
    <w:p w14:paraId="1D4FBB1D" w14:textId="4A5B84E1" w:rsidR="00897654" w:rsidRPr="00897654" w:rsidRDefault="00897654" w:rsidP="00897654">
      <w:pPr>
        <w:pStyle w:val="oancuaDanhsach"/>
      </w:pPr>
      <w:r w:rsidRPr="00897654">
        <w:t>Sau khi đăng nhập vào hệ thống thành công, quản trị viên có thể thực hiện các chức năng quản trị người dùng, quản trị dịch vụ.</w:t>
      </w:r>
    </w:p>
    <w:p w14:paraId="7261DA1E" w14:textId="4627A20A" w:rsidR="003542B0" w:rsidRDefault="003542B0" w:rsidP="006176A7">
      <w:pPr>
        <w:pStyle w:val="u2"/>
      </w:pPr>
      <w:bookmarkStart w:id="55" w:name="_Ref510820909"/>
      <w:bookmarkStart w:id="56" w:name="_Toc510882201"/>
      <w:bookmarkStart w:id="57" w:name="_Ref512671043"/>
      <w:bookmarkStart w:id="58" w:name="_Toc512713191"/>
      <w:r>
        <w:t xml:space="preserve">Đặc tả </w:t>
      </w:r>
      <w:bookmarkEnd w:id="55"/>
      <w:bookmarkEnd w:id="56"/>
      <w:r w:rsidR="00394844">
        <w:t>chức năng</w:t>
      </w:r>
      <w:bookmarkEnd w:id="57"/>
      <w:bookmarkEnd w:id="58"/>
    </w:p>
    <w:p w14:paraId="5C5C3DA1" w14:textId="6C52B8DA" w:rsidR="003F2F1C" w:rsidRDefault="008A6BB8" w:rsidP="008A6BB8">
      <w:pPr>
        <w:pStyle w:val="u3"/>
        <w:rPr>
          <w:lang w:val="vi-VN"/>
        </w:rPr>
      </w:pPr>
      <w:r w:rsidRPr="008A6BB8">
        <w:rPr>
          <w:lang w:val="vi-VN"/>
        </w:rPr>
        <w:t>2.1</w:t>
      </w:r>
      <w:r w:rsidRPr="008A6BB8">
        <w:rPr>
          <w:lang w:val="vi-VN"/>
        </w:rPr>
        <w:tab/>
        <w:t>Đặc tả use case UC001 – Đăng ký tài khoản</w:t>
      </w:r>
    </w:p>
    <w:tbl>
      <w:tblPr>
        <w:tblStyle w:val="LiBang1"/>
        <w:tblW w:w="0" w:type="auto"/>
        <w:tblLook w:val="04A0" w:firstRow="1" w:lastRow="0" w:firstColumn="1" w:lastColumn="0" w:noHBand="0" w:noVBand="1"/>
      </w:tblPr>
      <w:tblGrid>
        <w:gridCol w:w="1820"/>
        <w:gridCol w:w="1800"/>
        <w:gridCol w:w="1890"/>
        <w:gridCol w:w="3261"/>
      </w:tblGrid>
      <w:tr w:rsidR="00D94FB2" w:rsidRPr="00D94FB2" w14:paraId="4908E955" w14:textId="77777777" w:rsidTr="009013A1">
        <w:trPr>
          <w:trHeight w:val="440"/>
        </w:trPr>
        <w:tc>
          <w:tcPr>
            <w:tcW w:w="2065" w:type="dxa"/>
            <w:vAlign w:val="center"/>
          </w:tcPr>
          <w:p w14:paraId="062B652C" w14:textId="77777777" w:rsidR="00D94FB2" w:rsidRPr="00D94FB2" w:rsidRDefault="00D94FB2" w:rsidP="00B124BD">
            <w:pPr>
              <w:spacing w:before="0" w:after="160" w:line="240" w:lineRule="auto"/>
              <w:jc w:val="left"/>
              <w:rPr>
                <w:b/>
                <w:sz w:val="24"/>
              </w:rPr>
            </w:pPr>
            <w:r w:rsidRPr="00D94FB2">
              <w:rPr>
                <w:b/>
                <w:sz w:val="24"/>
              </w:rPr>
              <w:t>Mã usecase</w:t>
            </w:r>
          </w:p>
        </w:tc>
        <w:tc>
          <w:tcPr>
            <w:tcW w:w="1800" w:type="dxa"/>
            <w:vAlign w:val="center"/>
          </w:tcPr>
          <w:p w14:paraId="49D50813" w14:textId="77777777" w:rsidR="00D94FB2" w:rsidRPr="00D94FB2" w:rsidRDefault="00D94FB2" w:rsidP="00B124BD">
            <w:pPr>
              <w:spacing w:before="0" w:after="160" w:line="240" w:lineRule="auto"/>
              <w:jc w:val="center"/>
              <w:rPr>
                <w:sz w:val="24"/>
              </w:rPr>
            </w:pPr>
            <w:r w:rsidRPr="00D94FB2">
              <w:rPr>
                <w:sz w:val="24"/>
              </w:rPr>
              <w:t>UC001</w:t>
            </w:r>
          </w:p>
        </w:tc>
        <w:tc>
          <w:tcPr>
            <w:tcW w:w="1890" w:type="dxa"/>
            <w:vAlign w:val="center"/>
          </w:tcPr>
          <w:p w14:paraId="0CA3987F" w14:textId="77777777" w:rsidR="00D94FB2" w:rsidRPr="00D94FB2" w:rsidRDefault="00D94FB2" w:rsidP="00B124BD">
            <w:pPr>
              <w:spacing w:before="0" w:after="160" w:line="240" w:lineRule="auto"/>
              <w:jc w:val="left"/>
              <w:rPr>
                <w:b/>
                <w:sz w:val="24"/>
              </w:rPr>
            </w:pPr>
            <w:r w:rsidRPr="00D94FB2">
              <w:rPr>
                <w:b/>
                <w:sz w:val="24"/>
              </w:rPr>
              <w:t>Tên usecase</w:t>
            </w:r>
          </w:p>
        </w:tc>
        <w:tc>
          <w:tcPr>
            <w:tcW w:w="3261" w:type="dxa"/>
            <w:vAlign w:val="center"/>
          </w:tcPr>
          <w:p w14:paraId="7B1E0092" w14:textId="77777777" w:rsidR="00D94FB2" w:rsidRPr="00D94FB2" w:rsidRDefault="00D94FB2" w:rsidP="00B124BD">
            <w:pPr>
              <w:spacing w:before="0" w:after="160" w:line="240" w:lineRule="auto"/>
              <w:jc w:val="left"/>
              <w:rPr>
                <w:sz w:val="24"/>
              </w:rPr>
            </w:pPr>
            <w:r w:rsidRPr="00D94FB2">
              <w:rPr>
                <w:sz w:val="24"/>
              </w:rPr>
              <w:t>Đăng ký tài khoản</w:t>
            </w:r>
          </w:p>
        </w:tc>
      </w:tr>
      <w:tr w:rsidR="00D94FB2" w:rsidRPr="00D94FB2" w14:paraId="13E451C1" w14:textId="77777777" w:rsidTr="009013A1">
        <w:trPr>
          <w:trHeight w:val="440"/>
        </w:trPr>
        <w:tc>
          <w:tcPr>
            <w:tcW w:w="2065" w:type="dxa"/>
            <w:vAlign w:val="center"/>
          </w:tcPr>
          <w:p w14:paraId="75EC4B4D" w14:textId="77777777" w:rsidR="00D94FB2" w:rsidRPr="00D94FB2" w:rsidRDefault="00D94FB2" w:rsidP="00B124BD">
            <w:pPr>
              <w:spacing w:before="0" w:after="160" w:line="240" w:lineRule="auto"/>
              <w:jc w:val="left"/>
              <w:rPr>
                <w:b/>
                <w:sz w:val="24"/>
              </w:rPr>
            </w:pPr>
            <w:r w:rsidRPr="00D94FB2">
              <w:rPr>
                <w:b/>
                <w:sz w:val="24"/>
              </w:rPr>
              <w:t>Tác nhân</w:t>
            </w:r>
          </w:p>
        </w:tc>
        <w:tc>
          <w:tcPr>
            <w:tcW w:w="6951" w:type="dxa"/>
            <w:gridSpan w:val="3"/>
            <w:vAlign w:val="center"/>
          </w:tcPr>
          <w:p w14:paraId="0511B89F" w14:textId="77777777" w:rsidR="00D94FB2" w:rsidRPr="00D94FB2" w:rsidRDefault="00D94FB2" w:rsidP="00B124BD">
            <w:pPr>
              <w:spacing w:before="0" w:after="160" w:line="240" w:lineRule="auto"/>
              <w:jc w:val="center"/>
              <w:rPr>
                <w:sz w:val="24"/>
              </w:rPr>
            </w:pPr>
            <w:r w:rsidRPr="00D94FB2">
              <w:rPr>
                <w:sz w:val="24"/>
              </w:rPr>
              <w:t>Người dùng</w:t>
            </w:r>
          </w:p>
        </w:tc>
      </w:tr>
      <w:tr w:rsidR="00D94FB2" w:rsidRPr="00D94FB2" w14:paraId="2DA95B4C" w14:textId="77777777" w:rsidTr="009013A1">
        <w:trPr>
          <w:trHeight w:val="530"/>
        </w:trPr>
        <w:tc>
          <w:tcPr>
            <w:tcW w:w="2065" w:type="dxa"/>
            <w:vAlign w:val="center"/>
          </w:tcPr>
          <w:p w14:paraId="3921101D" w14:textId="77777777" w:rsidR="00D94FB2" w:rsidRPr="00D94FB2" w:rsidRDefault="00D94FB2" w:rsidP="00B124BD">
            <w:pPr>
              <w:spacing w:before="0" w:after="160" w:line="240" w:lineRule="auto"/>
              <w:jc w:val="left"/>
              <w:rPr>
                <w:b/>
                <w:sz w:val="24"/>
              </w:rPr>
            </w:pPr>
            <w:r w:rsidRPr="00D94FB2">
              <w:rPr>
                <w:b/>
                <w:sz w:val="24"/>
              </w:rPr>
              <w:t>Mô tả</w:t>
            </w:r>
          </w:p>
        </w:tc>
        <w:tc>
          <w:tcPr>
            <w:tcW w:w="6951" w:type="dxa"/>
            <w:gridSpan w:val="3"/>
            <w:vAlign w:val="center"/>
          </w:tcPr>
          <w:p w14:paraId="4473E873" w14:textId="77777777" w:rsidR="00D94FB2" w:rsidRPr="00D94FB2" w:rsidRDefault="00D94FB2" w:rsidP="00B124BD">
            <w:pPr>
              <w:spacing w:before="0" w:after="160" w:line="240" w:lineRule="auto"/>
              <w:jc w:val="left"/>
              <w:rPr>
                <w:sz w:val="24"/>
              </w:rPr>
            </w:pPr>
            <w:r w:rsidRPr="00D94FB2">
              <w:rPr>
                <w:sz w:val="24"/>
              </w:rPr>
              <w:t>Usecase mô tả quá trình người dùng đăng ký tài khoản trong hệ thống</w:t>
            </w:r>
          </w:p>
        </w:tc>
      </w:tr>
      <w:tr w:rsidR="00D94FB2" w:rsidRPr="00D94FB2" w14:paraId="369BC967" w14:textId="77777777" w:rsidTr="009013A1">
        <w:trPr>
          <w:trHeight w:val="530"/>
        </w:trPr>
        <w:tc>
          <w:tcPr>
            <w:tcW w:w="2065" w:type="dxa"/>
            <w:vAlign w:val="center"/>
          </w:tcPr>
          <w:p w14:paraId="55202C14" w14:textId="77777777" w:rsidR="00D94FB2" w:rsidRPr="00D94FB2" w:rsidRDefault="00D94FB2" w:rsidP="00B124BD">
            <w:pPr>
              <w:spacing w:before="0" w:after="160" w:line="240" w:lineRule="auto"/>
              <w:jc w:val="left"/>
              <w:rPr>
                <w:b/>
                <w:sz w:val="24"/>
              </w:rPr>
            </w:pPr>
            <w:r w:rsidRPr="00D94FB2">
              <w:rPr>
                <w:b/>
                <w:sz w:val="24"/>
              </w:rPr>
              <w:t>Tiền điều kiện</w:t>
            </w:r>
          </w:p>
        </w:tc>
        <w:tc>
          <w:tcPr>
            <w:tcW w:w="6951" w:type="dxa"/>
            <w:gridSpan w:val="3"/>
            <w:vAlign w:val="center"/>
          </w:tcPr>
          <w:p w14:paraId="4E47E151" w14:textId="6207869C" w:rsidR="00D94FB2" w:rsidRPr="00D94FB2" w:rsidRDefault="00C41A61" w:rsidP="00B124BD">
            <w:pPr>
              <w:spacing w:before="0" w:after="160" w:line="240" w:lineRule="auto"/>
              <w:jc w:val="left"/>
              <w:rPr>
                <w:sz w:val="24"/>
                <w:lang w:val="vi-VN"/>
              </w:rPr>
            </w:pPr>
            <w:r>
              <w:rPr>
                <w:sz w:val="24"/>
                <w:lang w:val="vi-VN"/>
              </w:rPr>
              <w:t>Người dùng yêu cầu đăng ký tài khoản</w:t>
            </w:r>
          </w:p>
        </w:tc>
      </w:tr>
      <w:tr w:rsidR="00D94FB2" w:rsidRPr="00D94FB2" w14:paraId="7CF53EE8" w14:textId="77777777" w:rsidTr="00D94FB2">
        <w:trPr>
          <w:trHeight w:val="1241"/>
        </w:trPr>
        <w:tc>
          <w:tcPr>
            <w:tcW w:w="2065" w:type="dxa"/>
            <w:vAlign w:val="center"/>
          </w:tcPr>
          <w:p w14:paraId="118A3A41" w14:textId="77777777" w:rsidR="00D94FB2" w:rsidRPr="00D94FB2" w:rsidRDefault="00D94FB2" w:rsidP="00B124BD">
            <w:pPr>
              <w:spacing w:before="0" w:after="160" w:line="240" w:lineRule="auto"/>
              <w:jc w:val="left"/>
              <w:rPr>
                <w:b/>
                <w:sz w:val="24"/>
              </w:rPr>
            </w:pPr>
            <w:r w:rsidRPr="00D94FB2">
              <w:rPr>
                <w:b/>
                <w:sz w:val="24"/>
              </w:rPr>
              <w:t>Luồng sự kiện chính</w:t>
            </w:r>
          </w:p>
        </w:tc>
        <w:tc>
          <w:tcPr>
            <w:tcW w:w="6951" w:type="dxa"/>
            <w:gridSpan w:val="3"/>
            <w:vAlign w:val="center"/>
          </w:tcPr>
          <w:p w14:paraId="7EE98E2D" w14:textId="77777777" w:rsidR="00D94FB2" w:rsidRPr="00D94FB2" w:rsidRDefault="00D94FB2" w:rsidP="00B124BD">
            <w:pPr>
              <w:spacing w:before="0" w:after="160" w:line="240" w:lineRule="auto"/>
              <w:jc w:val="left"/>
              <w:rPr>
                <w:sz w:val="24"/>
              </w:rPr>
            </w:pPr>
          </w:p>
          <w:tbl>
            <w:tblPr>
              <w:tblStyle w:val="LiBang1"/>
              <w:tblW w:w="6728" w:type="dxa"/>
              <w:tblLook w:val="04A0" w:firstRow="1" w:lastRow="0" w:firstColumn="1" w:lastColumn="0" w:noHBand="0" w:noVBand="1"/>
            </w:tblPr>
            <w:tblGrid>
              <w:gridCol w:w="643"/>
              <w:gridCol w:w="1765"/>
              <w:gridCol w:w="4320"/>
            </w:tblGrid>
            <w:tr w:rsidR="00D94FB2" w:rsidRPr="00D94FB2" w14:paraId="789FEBDD" w14:textId="77777777" w:rsidTr="00D94FB2">
              <w:trPr>
                <w:trHeight w:val="756"/>
              </w:trPr>
              <w:tc>
                <w:tcPr>
                  <w:tcW w:w="643" w:type="dxa"/>
                  <w:vAlign w:val="center"/>
                </w:tcPr>
                <w:p w14:paraId="610047E3"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62D2ACE6"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473FE0CD"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2D5EF86E" w14:textId="77777777" w:rsidTr="00D94FB2">
              <w:trPr>
                <w:trHeight w:val="756"/>
              </w:trPr>
              <w:tc>
                <w:tcPr>
                  <w:tcW w:w="643" w:type="dxa"/>
                  <w:vAlign w:val="center"/>
                </w:tcPr>
                <w:p w14:paraId="2A2883DC" w14:textId="77777777" w:rsidR="00D94FB2" w:rsidRPr="00D94FB2" w:rsidRDefault="00D94FB2" w:rsidP="00B124BD">
                  <w:pPr>
                    <w:spacing w:before="0" w:after="160" w:line="240" w:lineRule="auto"/>
                    <w:jc w:val="center"/>
                    <w:rPr>
                      <w:sz w:val="24"/>
                    </w:rPr>
                  </w:pPr>
                  <w:r w:rsidRPr="00D94FB2">
                    <w:rPr>
                      <w:sz w:val="24"/>
                    </w:rPr>
                    <w:t>1</w:t>
                  </w:r>
                </w:p>
              </w:tc>
              <w:tc>
                <w:tcPr>
                  <w:tcW w:w="1765" w:type="dxa"/>
                  <w:vAlign w:val="center"/>
                </w:tcPr>
                <w:p w14:paraId="6F574B16"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02E885BB" w14:textId="77777777" w:rsidR="00D94FB2" w:rsidRPr="00D94FB2" w:rsidRDefault="00D94FB2" w:rsidP="00B124BD">
                  <w:pPr>
                    <w:spacing w:before="0" w:after="160" w:line="240" w:lineRule="auto"/>
                    <w:rPr>
                      <w:sz w:val="24"/>
                    </w:rPr>
                  </w:pPr>
                  <w:r w:rsidRPr="00D94FB2">
                    <w:rPr>
                      <w:sz w:val="24"/>
                    </w:rPr>
                    <w:t>Chọn chức năng đăng ký tài khoản bằng số điện thoại</w:t>
                  </w:r>
                </w:p>
              </w:tc>
            </w:tr>
            <w:tr w:rsidR="00D94FB2" w:rsidRPr="00D94FB2" w14:paraId="4963214B" w14:textId="77777777" w:rsidTr="00D94FB2">
              <w:trPr>
                <w:trHeight w:val="756"/>
              </w:trPr>
              <w:tc>
                <w:tcPr>
                  <w:tcW w:w="643" w:type="dxa"/>
                  <w:vAlign w:val="center"/>
                </w:tcPr>
                <w:p w14:paraId="2F6D4EDC" w14:textId="77777777" w:rsidR="00D94FB2" w:rsidRPr="00D94FB2" w:rsidRDefault="00D94FB2" w:rsidP="00B124BD">
                  <w:pPr>
                    <w:spacing w:before="0" w:after="160" w:line="240" w:lineRule="auto"/>
                    <w:jc w:val="center"/>
                    <w:rPr>
                      <w:sz w:val="24"/>
                    </w:rPr>
                  </w:pPr>
                  <w:r w:rsidRPr="00D94FB2">
                    <w:rPr>
                      <w:sz w:val="24"/>
                    </w:rPr>
                    <w:t>2</w:t>
                  </w:r>
                </w:p>
              </w:tc>
              <w:tc>
                <w:tcPr>
                  <w:tcW w:w="1765" w:type="dxa"/>
                  <w:vAlign w:val="center"/>
                </w:tcPr>
                <w:p w14:paraId="0F770F9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659CBF48" w14:textId="77777777" w:rsidR="00D94FB2" w:rsidRPr="00D94FB2" w:rsidRDefault="00D94FB2" w:rsidP="00B124BD">
                  <w:pPr>
                    <w:spacing w:before="0" w:after="160" w:line="240" w:lineRule="auto"/>
                    <w:rPr>
                      <w:sz w:val="24"/>
                    </w:rPr>
                  </w:pPr>
                  <w:r w:rsidRPr="00D94FB2">
                    <w:rPr>
                      <w:sz w:val="24"/>
                    </w:rPr>
                    <w:t>Hiển thị form nhập số điện thoại</w:t>
                  </w:r>
                </w:p>
              </w:tc>
            </w:tr>
            <w:tr w:rsidR="00D94FB2" w:rsidRPr="00D94FB2" w14:paraId="3FE4E879" w14:textId="77777777" w:rsidTr="00D94FB2">
              <w:trPr>
                <w:trHeight w:val="756"/>
              </w:trPr>
              <w:tc>
                <w:tcPr>
                  <w:tcW w:w="643" w:type="dxa"/>
                  <w:vAlign w:val="center"/>
                </w:tcPr>
                <w:p w14:paraId="7B0128E9" w14:textId="77777777" w:rsidR="00D94FB2" w:rsidRPr="00D94FB2" w:rsidRDefault="00D94FB2" w:rsidP="00B124BD">
                  <w:pPr>
                    <w:spacing w:before="0" w:after="160" w:line="240" w:lineRule="auto"/>
                    <w:jc w:val="center"/>
                    <w:rPr>
                      <w:sz w:val="24"/>
                    </w:rPr>
                  </w:pPr>
                  <w:r w:rsidRPr="00D94FB2">
                    <w:rPr>
                      <w:sz w:val="24"/>
                    </w:rPr>
                    <w:t>3</w:t>
                  </w:r>
                </w:p>
              </w:tc>
              <w:tc>
                <w:tcPr>
                  <w:tcW w:w="1765" w:type="dxa"/>
                  <w:vAlign w:val="center"/>
                </w:tcPr>
                <w:p w14:paraId="768B7DB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60628DC0" w14:textId="77777777" w:rsidR="00D94FB2" w:rsidRPr="00D94FB2" w:rsidRDefault="00D94FB2" w:rsidP="00B124BD">
                  <w:pPr>
                    <w:spacing w:before="0" w:after="160" w:line="240" w:lineRule="auto"/>
                    <w:rPr>
                      <w:sz w:val="24"/>
                    </w:rPr>
                  </w:pPr>
                  <w:r w:rsidRPr="00D94FB2">
                    <w:rPr>
                      <w:sz w:val="24"/>
                    </w:rPr>
                    <w:t>Nhập số điện thoại và gửi yêu cầu đăng ký</w:t>
                  </w:r>
                </w:p>
              </w:tc>
            </w:tr>
            <w:tr w:rsidR="00D94FB2" w:rsidRPr="00D94FB2" w14:paraId="60E03D33" w14:textId="77777777" w:rsidTr="00D94FB2">
              <w:trPr>
                <w:trHeight w:val="756"/>
              </w:trPr>
              <w:tc>
                <w:tcPr>
                  <w:tcW w:w="643" w:type="dxa"/>
                  <w:vAlign w:val="center"/>
                </w:tcPr>
                <w:p w14:paraId="4BB74F1C" w14:textId="77777777" w:rsidR="00D94FB2" w:rsidRPr="00D94FB2" w:rsidRDefault="00D94FB2" w:rsidP="00B124BD">
                  <w:pPr>
                    <w:spacing w:before="0" w:after="160" w:line="240" w:lineRule="auto"/>
                    <w:jc w:val="center"/>
                    <w:rPr>
                      <w:sz w:val="24"/>
                    </w:rPr>
                  </w:pPr>
                  <w:r w:rsidRPr="00D94FB2">
                    <w:rPr>
                      <w:sz w:val="24"/>
                    </w:rPr>
                    <w:t>4</w:t>
                  </w:r>
                </w:p>
              </w:tc>
              <w:tc>
                <w:tcPr>
                  <w:tcW w:w="1765" w:type="dxa"/>
                  <w:vAlign w:val="center"/>
                </w:tcPr>
                <w:p w14:paraId="5262C741"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282D989" w14:textId="77777777" w:rsidR="00D94FB2" w:rsidRPr="00D94FB2" w:rsidRDefault="00D94FB2" w:rsidP="00B124BD">
                  <w:pPr>
                    <w:spacing w:before="0" w:after="160" w:line="240" w:lineRule="auto"/>
                    <w:rPr>
                      <w:sz w:val="24"/>
                    </w:rPr>
                  </w:pPr>
                  <w:r w:rsidRPr="00D94FB2">
                    <w:rPr>
                      <w:sz w:val="24"/>
                    </w:rPr>
                    <w:t>Kiểm tra số điện thoại</w:t>
                  </w:r>
                </w:p>
              </w:tc>
            </w:tr>
            <w:tr w:rsidR="00D94FB2" w:rsidRPr="00D94FB2" w14:paraId="7623B087" w14:textId="77777777" w:rsidTr="00D94FB2">
              <w:trPr>
                <w:trHeight w:val="756"/>
              </w:trPr>
              <w:tc>
                <w:tcPr>
                  <w:tcW w:w="643" w:type="dxa"/>
                  <w:vAlign w:val="center"/>
                </w:tcPr>
                <w:p w14:paraId="1598C4F7" w14:textId="77777777" w:rsidR="00D94FB2" w:rsidRPr="00D94FB2" w:rsidRDefault="00D94FB2" w:rsidP="00B124BD">
                  <w:pPr>
                    <w:spacing w:before="0" w:after="160" w:line="240" w:lineRule="auto"/>
                    <w:jc w:val="center"/>
                    <w:rPr>
                      <w:sz w:val="24"/>
                    </w:rPr>
                  </w:pPr>
                  <w:r w:rsidRPr="00D94FB2">
                    <w:rPr>
                      <w:sz w:val="24"/>
                    </w:rPr>
                    <w:lastRenderedPageBreak/>
                    <w:t>5</w:t>
                  </w:r>
                </w:p>
              </w:tc>
              <w:tc>
                <w:tcPr>
                  <w:tcW w:w="1765" w:type="dxa"/>
                  <w:vAlign w:val="center"/>
                </w:tcPr>
                <w:p w14:paraId="20C8FFBD"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A07BE7D" w14:textId="77777777" w:rsidR="00D94FB2" w:rsidRPr="00D94FB2" w:rsidRDefault="00D94FB2" w:rsidP="00B124BD">
                  <w:pPr>
                    <w:spacing w:before="0" w:after="160" w:line="240" w:lineRule="auto"/>
                    <w:rPr>
                      <w:sz w:val="24"/>
                    </w:rPr>
                  </w:pPr>
                  <w:r w:rsidRPr="00D94FB2">
                    <w:rPr>
                      <w:sz w:val="24"/>
                    </w:rPr>
                    <w:t>Gửi mã xác nhận đến đến số điện thoại và hiển thị form điền mã xác nhận</w:t>
                  </w:r>
                </w:p>
              </w:tc>
            </w:tr>
            <w:tr w:rsidR="00D94FB2" w:rsidRPr="00D94FB2" w14:paraId="25D88E87" w14:textId="77777777" w:rsidTr="00D94FB2">
              <w:trPr>
                <w:trHeight w:val="756"/>
              </w:trPr>
              <w:tc>
                <w:tcPr>
                  <w:tcW w:w="643" w:type="dxa"/>
                  <w:vAlign w:val="center"/>
                </w:tcPr>
                <w:p w14:paraId="52381331" w14:textId="77777777" w:rsidR="00D94FB2" w:rsidRPr="00D94FB2" w:rsidRDefault="00D94FB2" w:rsidP="00B124BD">
                  <w:pPr>
                    <w:spacing w:before="0" w:after="160" w:line="240" w:lineRule="auto"/>
                    <w:jc w:val="center"/>
                    <w:rPr>
                      <w:sz w:val="24"/>
                    </w:rPr>
                  </w:pPr>
                  <w:r w:rsidRPr="00D94FB2">
                    <w:rPr>
                      <w:sz w:val="24"/>
                    </w:rPr>
                    <w:t>6</w:t>
                  </w:r>
                </w:p>
              </w:tc>
              <w:tc>
                <w:tcPr>
                  <w:tcW w:w="1765" w:type="dxa"/>
                  <w:vAlign w:val="center"/>
                </w:tcPr>
                <w:p w14:paraId="4C452B39"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1497FD2E" w14:textId="77777777" w:rsidR="00D94FB2" w:rsidRPr="00D94FB2" w:rsidRDefault="00D94FB2" w:rsidP="00B124BD">
                  <w:pPr>
                    <w:spacing w:before="0" w:after="160" w:line="240" w:lineRule="auto"/>
                    <w:rPr>
                      <w:sz w:val="24"/>
                    </w:rPr>
                  </w:pPr>
                  <w:r w:rsidRPr="00D94FB2">
                    <w:rPr>
                      <w:sz w:val="24"/>
                    </w:rPr>
                    <w:t>Điền mã xác nhận và gửi yêu cầu</w:t>
                  </w:r>
                </w:p>
              </w:tc>
            </w:tr>
            <w:tr w:rsidR="00D94FB2" w:rsidRPr="00D94FB2" w14:paraId="7BE8B66F" w14:textId="77777777" w:rsidTr="00D94FB2">
              <w:trPr>
                <w:trHeight w:val="756"/>
              </w:trPr>
              <w:tc>
                <w:tcPr>
                  <w:tcW w:w="643" w:type="dxa"/>
                  <w:vAlign w:val="center"/>
                </w:tcPr>
                <w:p w14:paraId="7FE08916" w14:textId="77777777" w:rsidR="00D94FB2" w:rsidRPr="00D94FB2" w:rsidRDefault="00D94FB2" w:rsidP="00B124BD">
                  <w:pPr>
                    <w:spacing w:before="0" w:after="160" w:line="240" w:lineRule="auto"/>
                    <w:jc w:val="center"/>
                    <w:rPr>
                      <w:sz w:val="24"/>
                    </w:rPr>
                  </w:pPr>
                  <w:r w:rsidRPr="00D94FB2">
                    <w:rPr>
                      <w:sz w:val="24"/>
                    </w:rPr>
                    <w:t>7</w:t>
                  </w:r>
                </w:p>
              </w:tc>
              <w:tc>
                <w:tcPr>
                  <w:tcW w:w="1765" w:type="dxa"/>
                  <w:vAlign w:val="center"/>
                </w:tcPr>
                <w:p w14:paraId="63F80C19"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DF505B5" w14:textId="77777777" w:rsidR="00D94FB2" w:rsidRPr="00D94FB2" w:rsidRDefault="00D94FB2" w:rsidP="00B124BD">
                  <w:pPr>
                    <w:spacing w:before="0" w:after="160" w:line="240" w:lineRule="auto"/>
                    <w:rPr>
                      <w:sz w:val="24"/>
                    </w:rPr>
                  </w:pPr>
                  <w:r w:rsidRPr="00D94FB2">
                    <w:rPr>
                      <w:sz w:val="24"/>
                    </w:rPr>
                    <w:t xml:space="preserve">Kiểm tra mã xác nhận </w:t>
                  </w:r>
                </w:p>
              </w:tc>
            </w:tr>
            <w:tr w:rsidR="00D94FB2" w:rsidRPr="00D94FB2" w14:paraId="4928F86C" w14:textId="77777777" w:rsidTr="00D94FB2">
              <w:trPr>
                <w:trHeight w:val="756"/>
              </w:trPr>
              <w:tc>
                <w:tcPr>
                  <w:tcW w:w="643" w:type="dxa"/>
                  <w:vAlign w:val="center"/>
                </w:tcPr>
                <w:p w14:paraId="29ABBDAE" w14:textId="77777777" w:rsidR="00D94FB2" w:rsidRPr="00D94FB2" w:rsidRDefault="00D94FB2" w:rsidP="00B124BD">
                  <w:pPr>
                    <w:spacing w:before="0" w:after="160" w:line="240" w:lineRule="auto"/>
                    <w:jc w:val="center"/>
                    <w:rPr>
                      <w:sz w:val="24"/>
                    </w:rPr>
                  </w:pPr>
                  <w:r w:rsidRPr="00D94FB2">
                    <w:rPr>
                      <w:sz w:val="24"/>
                    </w:rPr>
                    <w:t>8</w:t>
                  </w:r>
                </w:p>
              </w:tc>
              <w:tc>
                <w:tcPr>
                  <w:tcW w:w="1765" w:type="dxa"/>
                  <w:vAlign w:val="center"/>
                </w:tcPr>
                <w:p w14:paraId="3C9891B4"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41A89E5" w14:textId="77777777" w:rsidR="00D94FB2" w:rsidRPr="00D94FB2" w:rsidRDefault="00D94FB2" w:rsidP="00B124BD">
                  <w:pPr>
                    <w:spacing w:before="0" w:after="160" w:line="240" w:lineRule="auto"/>
                    <w:rPr>
                      <w:sz w:val="24"/>
                    </w:rPr>
                  </w:pPr>
                  <w:r w:rsidRPr="00D94FB2">
                    <w:rPr>
                      <w:sz w:val="24"/>
                    </w:rPr>
                    <w:t>Chuyển vào giao diện chính của ứng dụng</w:t>
                  </w:r>
                </w:p>
              </w:tc>
            </w:tr>
          </w:tbl>
          <w:p w14:paraId="43CF2618" w14:textId="77777777" w:rsidR="00D94FB2" w:rsidRPr="00D94FB2" w:rsidRDefault="00D94FB2" w:rsidP="00B124BD">
            <w:pPr>
              <w:spacing w:before="0" w:after="160" w:line="240" w:lineRule="auto"/>
              <w:jc w:val="left"/>
              <w:rPr>
                <w:sz w:val="24"/>
              </w:rPr>
            </w:pPr>
          </w:p>
        </w:tc>
      </w:tr>
      <w:tr w:rsidR="00D94FB2" w:rsidRPr="00D94FB2" w14:paraId="0698F09C" w14:textId="77777777" w:rsidTr="009013A1">
        <w:trPr>
          <w:trHeight w:val="4409"/>
        </w:trPr>
        <w:tc>
          <w:tcPr>
            <w:tcW w:w="2065" w:type="dxa"/>
            <w:vAlign w:val="center"/>
          </w:tcPr>
          <w:p w14:paraId="677B4277" w14:textId="77777777" w:rsidR="00D94FB2" w:rsidRPr="00D94FB2" w:rsidRDefault="00D94FB2" w:rsidP="00B124BD">
            <w:pPr>
              <w:spacing w:before="0" w:after="160" w:line="240" w:lineRule="auto"/>
              <w:jc w:val="left"/>
              <w:rPr>
                <w:b/>
                <w:sz w:val="24"/>
              </w:rPr>
            </w:pPr>
            <w:r w:rsidRPr="00D94FB2">
              <w:rPr>
                <w:b/>
                <w:sz w:val="24"/>
              </w:rPr>
              <w:lastRenderedPageBreak/>
              <w:t>Luồng sự kiện thay thế</w:t>
            </w:r>
          </w:p>
        </w:tc>
        <w:tc>
          <w:tcPr>
            <w:tcW w:w="6951" w:type="dxa"/>
            <w:gridSpan w:val="3"/>
            <w:vAlign w:val="center"/>
          </w:tcPr>
          <w:p w14:paraId="7EB1B68E" w14:textId="77777777" w:rsidR="00D94FB2" w:rsidRPr="00D94FB2" w:rsidRDefault="00D94FB2" w:rsidP="00B124BD">
            <w:pPr>
              <w:spacing w:before="0" w:after="160" w:line="240" w:lineRule="auto"/>
              <w:jc w:val="left"/>
              <w:rPr>
                <w:sz w:val="22"/>
                <w:szCs w:val="22"/>
              </w:rPr>
            </w:pPr>
          </w:p>
          <w:tbl>
            <w:tblPr>
              <w:tblStyle w:val="LiBang1"/>
              <w:tblW w:w="6728" w:type="dxa"/>
              <w:tblLook w:val="04A0" w:firstRow="1" w:lastRow="0" w:firstColumn="1" w:lastColumn="0" w:noHBand="0" w:noVBand="1"/>
            </w:tblPr>
            <w:tblGrid>
              <w:gridCol w:w="643"/>
              <w:gridCol w:w="1765"/>
              <w:gridCol w:w="4320"/>
            </w:tblGrid>
            <w:tr w:rsidR="00D94FB2" w:rsidRPr="00D94FB2" w14:paraId="6B49ED97" w14:textId="77777777" w:rsidTr="00D94FB2">
              <w:trPr>
                <w:trHeight w:val="756"/>
              </w:trPr>
              <w:tc>
                <w:tcPr>
                  <w:tcW w:w="643" w:type="dxa"/>
                  <w:vAlign w:val="center"/>
                </w:tcPr>
                <w:p w14:paraId="02B551F0"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01150A7B"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1F3FBD32"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15E56445" w14:textId="77777777" w:rsidTr="00D94FB2">
              <w:trPr>
                <w:trHeight w:val="756"/>
              </w:trPr>
              <w:tc>
                <w:tcPr>
                  <w:tcW w:w="643" w:type="dxa"/>
                  <w:vAlign w:val="center"/>
                </w:tcPr>
                <w:p w14:paraId="0E2C9D07" w14:textId="77777777" w:rsidR="00D94FB2" w:rsidRPr="00D94FB2" w:rsidRDefault="00D94FB2" w:rsidP="00B124BD">
                  <w:pPr>
                    <w:spacing w:before="0" w:after="160" w:line="240" w:lineRule="auto"/>
                    <w:jc w:val="center"/>
                    <w:rPr>
                      <w:sz w:val="24"/>
                    </w:rPr>
                  </w:pPr>
                  <w:r w:rsidRPr="00D94FB2">
                    <w:rPr>
                      <w:sz w:val="24"/>
                    </w:rPr>
                    <w:t>1a</w:t>
                  </w:r>
                </w:p>
              </w:tc>
              <w:tc>
                <w:tcPr>
                  <w:tcW w:w="1765" w:type="dxa"/>
                  <w:vAlign w:val="center"/>
                </w:tcPr>
                <w:p w14:paraId="6090C54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2CECDCF5" w14:textId="77777777" w:rsidR="00D94FB2" w:rsidRPr="00D94FB2" w:rsidRDefault="00D94FB2" w:rsidP="00B124BD">
                  <w:pPr>
                    <w:spacing w:before="0" w:after="160" w:line="240" w:lineRule="auto"/>
                    <w:rPr>
                      <w:sz w:val="24"/>
                    </w:rPr>
                  </w:pPr>
                  <w:r w:rsidRPr="00D94FB2">
                    <w:rPr>
                      <w:sz w:val="24"/>
                    </w:rPr>
                    <w:t>Chọn chức năng đăng ký tài khoản bằng gmail / facebook</w:t>
                  </w:r>
                </w:p>
              </w:tc>
            </w:tr>
            <w:tr w:rsidR="00D94FB2" w:rsidRPr="00D94FB2" w14:paraId="1ED63203" w14:textId="77777777" w:rsidTr="00D94FB2">
              <w:trPr>
                <w:trHeight w:val="756"/>
              </w:trPr>
              <w:tc>
                <w:tcPr>
                  <w:tcW w:w="643" w:type="dxa"/>
                  <w:vAlign w:val="center"/>
                </w:tcPr>
                <w:p w14:paraId="1C446690" w14:textId="77777777" w:rsidR="00D94FB2" w:rsidRPr="00D94FB2" w:rsidRDefault="00D94FB2" w:rsidP="00B124BD">
                  <w:pPr>
                    <w:spacing w:before="0" w:after="160" w:line="240" w:lineRule="auto"/>
                    <w:jc w:val="center"/>
                    <w:rPr>
                      <w:sz w:val="24"/>
                    </w:rPr>
                  </w:pPr>
                  <w:r w:rsidRPr="00D94FB2">
                    <w:rPr>
                      <w:sz w:val="24"/>
                    </w:rPr>
                    <w:t>2a.1</w:t>
                  </w:r>
                </w:p>
              </w:tc>
              <w:tc>
                <w:tcPr>
                  <w:tcW w:w="1765" w:type="dxa"/>
                  <w:vAlign w:val="center"/>
                </w:tcPr>
                <w:p w14:paraId="071F5E5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972A94F" w14:textId="77777777" w:rsidR="00D94FB2" w:rsidRPr="00D94FB2" w:rsidRDefault="00D94FB2" w:rsidP="00B124BD">
                  <w:pPr>
                    <w:spacing w:before="0" w:after="160" w:line="240" w:lineRule="auto"/>
                    <w:rPr>
                      <w:sz w:val="24"/>
                    </w:rPr>
                  </w:pPr>
                  <w:r w:rsidRPr="00D94FB2">
                    <w:rPr>
                      <w:sz w:val="24"/>
                    </w:rPr>
                    <w:t>Hiển thị form chọn tài khoản facebook / gmail</w:t>
                  </w:r>
                </w:p>
              </w:tc>
            </w:tr>
            <w:tr w:rsidR="00D94FB2" w:rsidRPr="00D94FB2" w14:paraId="2CC61A95" w14:textId="77777777" w:rsidTr="00D94FB2">
              <w:trPr>
                <w:trHeight w:val="756"/>
              </w:trPr>
              <w:tc>
                <w:tcPr>
                  <w:tcW w:w="643" w:type="dxa"/>
                  <w:vAlign w:val="center"/>
                </w:tcPr>
                <w:p w14:paraId="1A496FAA" w14:textId="77777777" w:rsidR="00D94FB2" w:rsidRPr="00D94FB2" w:rsidRDefault="00D94FB2" w:rsidP="00B124BD">
                  <w:pPr>
                    <w:spacing w:before="0" w:after="160" w:line="240" w:lineRule="auto"/>
                    <w:jc w:val="center"/>
                    <w:rPr>
                      <w:sz w:val="24"/>
                    </w:rPr>
                  </w:pPr>
                  <w:r w:rsidRPr="00D94FB2">
                    <w:rPr>
                      <w:sz w:val="24"/>
                    </w:rPr>
                    <w:t>2a.2</w:t>
                  </w:r>
                </w:p>
              </w:tc>
              <w:tc>
                <w:tcPr>
                  <w:tcW w:w="1765" w:type="dxa"/>
                  <w:vAlign w:val="center"/>
                </w:tcPr>
                <w:p w14:paraId="0E4D86AE"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4F348459" w14:textId="77777777" w:rsidR="00D94FB2" w:rsidRPr="00D94FB2" w:rsidRDefault="00D94FB2" w:rsidP="00B124BD">
                  <w:pPr>
                    <w:spacing w:before="0" w:after="160" w:line="240" w:lineRule="auto"/>
                    <w:rPr>
                      <w:sz w:val="24"/>
                    </w:rPr>
                  </w:pPr>
                  <w:r w:rsidRPr="00D94FB2">
                    <w:rPr>
                      <w:sz w:val="24"/>
                    </w:rPr>
                    <w:t>Chọn tài khoản facebook/ email.</w:t>
                  </w:r>
                </w:p>
              </w:tc>
            </w:tr>
            <w:tr w:rsidR="00D94FB2" w:rsidRPr="00D94FB2" w14:paraId="51B9DB63" w14:textId="77777777" w:rsidTr="00D94FB2">
              <w:trPr>
                <w:trHeight w:val="756"/>
              </w:trPr>
              <w:tc>
                <w:tcPr>
                  <w:tcW w:w="643" w:type="dxa"/>
                  <w:vAlign w:val="center"/>
                </w:tcPr>
                <w:p w14:paraId="46F68E36" w14:textId="77777777" w:rsidR="00D94FB2" w:rsidRPr="00D94FB2" w:rsidRDefault="00D94FB2" w:rsidP="00B124BD">
                  <w:pPr>
                    <w:spacing w:before="0" w:after="160" w:line="240" w:lineRule="auto"/>
                    <w:jc w:val="center"/>
                    <w:rPr>
                      <w:sz w:val="24"/>
                    </w:rPr>
                  </w:pPr>
                  <w:r w:rsidRPr="00D94FB2">
                    <w:rPr>
                      <w:sz w:val="24"/>
                    </w:rPr>
                    <w:t>2a.3</w:t>
                  </w:r>
                </w:p>
              </w:tc>
              <w:tc>
                <w:tcPr>
                  <w:tcW w:w="1765" w:type="dxa"/>
                  <w:vAlign w:val="center"/>
                </w:tcPr>
                <w:p w14:paraId="7BBA7D6A"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C6A3682" w14:textId="77777777" w:rsidR="00D94FB2" w:rsidRPr="00D94FB2" w:rsidRDefault="00D94FB2" w:rsidP="00B124BD">
                  <w:pPr>
                    <w:spacing w:before="0" w:after="160" w:line="240" w:lineRule="auto"/>
                    <w:rPr>
                      <w:sz w:val="24"/>
                    </w:rPr>
                  </w:pPr>
                  <w:r w:rsidRPr="00D94FB2">
                    <w:rPr>
                      <w:sz w:val="24"/>
                    </w:rPr>
                    <w:t>Hiển thị form điền thông tin cá nhân và số điện thoại</w:t>
                  </w:r>
                </w:p>
              </w:tc>
            </w:tr>
            <w:tr w:rsidR="00D94FB2" w:rsidRPr="00D94FB2" w14:paraId="7E05BDF8" w14:textId="77777777" w:rsidTr="00D94FB2">
              <w:trPr>
                <w:trHeight w:val="756"/>
              </w:trPr>
              <w:tc>
                <w:tcPr>
                  <w:tcW w:w="643" w:type="dxa"/>
                  <w:vAlign w:val="center"/>
                </w:tcPr>
                <w:p w14:paraId="62224DB6" w14:textId="77777777" w:rsidR="00D94FB2" w:rsidRPr="00D94FB2" w:rsidRDefault="00D94FB2" w:rsidP="00B124BD">
                  <w:pPr>
                    <w:spacing w:before="0" w:after="160" w:line="240" w:lineRule="auto"/>
                    <w:jc w:val="center"/>
                    <w:rPr>
                      <w:sz w:val="24"/>
                    </w:rPr>
                  </w:pPr>
                  <w:r w:rsidRPr="00D94FB2">
                    <w:rPr>
                      <w:sz w:val="24"/>
                    </w:rPr>
                    <w:t>4a</w:t>
                  </w:r>
                </w:p>
              </w:tc>
              <w:tc>
                <w:tcPr>
                  <w:tcW w:w="1765" w:type="dxa"/>
                  <w:vAlign w:val="center"/>
                </w:tcPr>
                <w:p w14:paraId="590C3CC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58442DC" w14:textId="77777777" w:rsidR="00D94FB2" w:rsidRPr="00D94FB2" w:rsidRDefault="00D94FB2" w:rsidP="00B124BD">
                  <w:pPr>
                    <w:spacing w:before="0" w:after="160" w:line="240" w:lineRule="auto"/>
                    <w:rPr>
                      <w:sz w:val="24"/>
                    </w:rPr>
                  </w:pPr>
                  <w:r w:rsidRPr="00D94FB2">
                    <w:rPr>
                      <w:sz w:val="24"/>
                    </w:rPr>
                    <w:t>Thông báo lỗi nếu số điện thoại nhập vào là sai</w:t>
                  </w:r>
                </w:p>
              </w:tc>
            </w:tr>
            <w:tr w:rsidR="00D94FB2" w:rsidRPr="00D94FB2" w14:paraId="12DD25C9" w14:textId="77777777" w:rsidTr="00D94FB2">
              <w:trPr>
                <w:trHeight w:val="756"/>
              </w:trPr>
              <w:tc>
                <w:tcPr>
                  <w:tcW w:w="643" w:type="dxa"/>
                  <w:vAlign w:val="center"/>
                </w:tcPr>
                <w:p w14:paraId="3D55E14F" w14:textId="77777777" w:rsidR="00D94FB2" w:rsidRPr="00D94FB2" w:rsidRDefault="00D94FB2" w:rsidP="00B124BD">
                  <w:pPr>
                    <w:spacing w:before="0" w:after="160" w:line="240" w:lineRule="auto"/>
                    <w:jc w:val="center"/>
                    <w:rPr>
                      <w:sz w:val="24"/>
                    </w:rPr>
                  </w:pPr>
                  <w:r w:rsidRPr="00D94FB2">
                    <w:rPr>
                      <w:sz w:val="24"/>
                    </w:rPr>
                    <w:t>7a</w:t>
                  </w:r>
                </w:p>
              </w:tc>
              <w:tc>
                <w:tcPr>
                  <w:tcW w:w="1765" w:type="dxa"/>
                  <w:vAlign w:val="center"/>
                </w:tcPr>
                <w:p w14:paraId="22B1644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0A5FA8D8" w14:textId="77777777" w:rsidR="00D94FB2" w:rsidRPr="00D94FB2" w:rsidRDefault="00D94FB2" w:rsidP="00B124BD">
                  <w:pPr>
                    <w:spacing w:before="0" w:after="160" w:line="240" w:lineRule="auto"/>
                    <w:rPr>
                      <w:sz w:val="24"/>
                    </w:rPr>
                  </w:pPr>
                  <w:r w:rsidRPr="00D94FB2">
                    <w:rPr>
                      <w:sz w:val="24"/>
                    </w:rPr>
                    <w:t>Thông báo lỗi nếu nhập sau mã xác nhận</w:t>
                  </w:r>
                </w:p>
              </w:tc>
            </w:tr>
          </w:tbl>
          <w:p w14:paraId="48FF5627" w14:textId="77777777" w:rsidR="00D94FB2" w:rsidRPr="00D94FB2" w:rsidRDefault="00D94FB2" w:rsidP="00B124BD">
            <w:pPr>
              <w:spacing w:before="0" w:after="160" w:line="240" w:lineRule="auto"/>
              <w:jc w:val="left"/>
              <w:rPr>
                <w:sz w:val="24"/>
              </w:rPr>
            </w:pPr>
          </w:p>
        </w:tc>
      </w:tr>
      <w:tr w:rsidR="00D94FB2" w:rsidRPr="00D94FB2" w14:paraId="76B3FD42" w14:textId="77777777" w:rsidTr="009013A1">
        <w:trPr>
          <w:trHeight w:val="530"/>
        </w:trPr>
        <w:tc>
          <w:tcPr>
            <w:tcW w:w="2065" w:type="dxa"/>
            <w:vAlign w:val="center"/>
          </w:tcPr>
          <w:p w14:paraId="34534D5D" w14:textId="77777777" w:rsidR="00D94FB2" w:rsidRPr="00D94FB2" w:rsidRDefault="00D94FB2" w:rsidP="00B124BD">
            <w:pPr>
              <w:spacing w:before="0" w:after="160" w:line="240" w:lineRule="auto"/>
              <w:jc w:val="left"/>
              <w:rPr>
                <w:b/>
                <w:sz w:val="24"/>
              </w:rPr>
            </w:pPr>
            <w:r w:rsidRPr="00D94FB2">
              <w:rPr>
                <w:b/>
                <w:sz w:val="24"/>
              </w:rPr>
              <w:t>Hậu điều kiện</w:t>
            </w:r>
          </w:p>
        </w:tc>
        <w:tc>
          <w:tcPr>
            <w:tcW w:w="6951" w:type="dxa"/>
            <w:gridSpan w:val="3"/>
            <w:vAlign w:val="center"/>
          </w:tcPr>
          <w:p w14:paraId="7ACBC791" w14:textId="159DF88F" w:rsidR="00D94FB2" w:rsidRPr="00D94FB2" w:rsidRDefault="009C6031" w:rsidP="00B124BD">
            <w:pPr>
              <w:spacing w:before="0" w:after="160" w:line="240" w:lineRule="auto"/>
              <w:jc w:val="left"/>
              <w:rPr>
                <w:sz w:val="24"/>
                <w:lang w:val="vi-VN"/>
              </w:rPr>
            </w:pPr>
            <w:r>
              <w:rPr>
                <w:sz w:val="24"/>
                <w:lang w:val="vi-VN"/>
              </w:rPr>
              <w:t>Đăng ký tài khoản thanh công hoặc thất bại</w:t>
            </w:r>
          </w:p>
        </w:tc>
      </w:tr>
    </w:tbl>
    <w:p w14:paraId="10B49B70" w14:textId="20C3F2B2" w:rsidR="00D43C02" w:rsidRPr="00D43C02" w:rsidRDefault="00D43C02">
      <w:pPr>
        <w:rPr>
          <w:lang w:val="vi-VN"/>
        </w:rPr>
      </w:pPr>
    </w:p>
    <w:p w14:paraId="47E73BDF" w14:textId="54B9632D" w:rsidR="00BD6103" w:rsidRDefault="00BD6103" w:rsidP="00BD6103">
      <w:pPr>
        <w:pStyle w:val="u3"/>
        <w:rPr>
          <w:lang w:val="vi-VN"/>
        </w:rPr>
      </w:pPr>
      <w:r w:rsidRPr="00BD6103">
        <w:rPr>
          <w:lang w:val="vi-VN"/>
        </w:rPr>
        <w:t>Đặc tả use case UC002 – Đăng nhập tài khoản</w:t>
      </w:r>
    </w:p>
    <w:tbl>
      <w:tblPr>
        <w:tblStyle w:val="LiBang2"/>
        <w:tblW w:w="0" w:type="auto"/>
        <w:tblLook w:val="04A0" w:firstRow="1" w:lastRow="0" w:firstColumn="1" w:lastColumn="0" w:noHBand="0" w:noVBand="1"/>
      </w:tblPr>
      <w:tblGrid>
        <w:gridCol w:w="1820"/>
        <w:gridCol w:w="1800"/>
        <w:gridCol w:w="1890"/>
        <w:gridCol w:w="3261"/>
      </w:tblGrid>
      <w:tr w:rsidR="00BD6103" w:rsidRPr="00BD6103" w14:paraId="44F21E17" w14:textId="77777777" w:rsidTr="009013A1">
        <w:trPr>
          <w:trHeight w:val="440"/>
        </w:trPr>
        <w:tc>
          <w:tcPr>
            <w:tcW w:w="2065" w:type="dxa"/>
            <w:vAlign w:val="center"/>
          </w:tcPr>
          <w:p w14:paraId="2489C000" w14:textId="77777777" w:rsidR="00BD6103" w:rsidRPr="00BD6103" w:rsidRDefault="00BD6103" w:rsidP="00BD6103">
            <w:pPr>
              <w:spacing w:before="0" w:after="0" w:line="240" w:lineRule="auto"/>
              <w:jc w:val="left"/>
              <w:rPr>
                <w:b/>
                <w:sz w:val="24"/>
              </w:rPr>
            </w:pPr>
            <w:r w:rsidRPr="00BD6103">
              <w:rPr>
                <w:b/>
                <w:sz w:val="24"/>
              </w:rPr>
              <w:t>Mã usecase</w:t>
            </w:r>
          </w:p>
        </w:tc>
        <w:tc>
          <w:tcPr>
            <w:tcW w:w="1800" w:type="dxa"/>
            <w:vAlign w:val="center"/>
          </w:tcPr>
          <w:p w14:paraId="539779C5" w14:textId="77777777" w:rsidR="00BD6103" w:rsidRPr="00BD6103" w:rsidRDefault="00BD6103" w:rsidP="00BD6103">
            <w:pPr>
              <w:spacing w:before="0" w:after="0" w:line="240" w:lineRule="auto"/>
              <w:jc w:val="center"/>
              <w:rPr>
                <w:sz w:val="24"/>
              </w:rPr>
            </w:pPr>
            <w:r w:rsidRPr="00BD6103">
              <w:rPr>
                <w:sz w:val="24"/>
              </w:rPr>
              <w:t>UC002</w:t>
            </w:r>
          </w:p>
        </w:tc>
        <w:tc>
          <w:tcPr>
            <w:tcW w:w="1890" w:type="dxa"/>
            <w:vAlign w:val="center"/>
          </w:tcPr>
          <w:p w14:paraId="75275620" w14:textId="77777777" w:rsidR="00BD6103" w:rsidRPr="00BD6103" w:rsidRDefault="00BD6103" w:rsidP="00BD6103">
            <w:pPr>
              <w:spacing w:before="0" w:after="0" w:line="240" w:lineRule="auto"/>
              <w:jc w:val="left"/>
              <w:rPr>
                <w:b/>
                <w:sz w:val="24"/>
              </w:rPr>
            </w:pPr>
            <w:r w:rsidRPr="00BD6103">
              <w:rPr>
                <w:b/>
                <w:sz w:val="24"/>
              </w:rPr>
              <w:t>Tên usecase</w:t>
            </w:r>
          </w:p>
        </w:tc>
        <w:tc>
          <w:tcPr>
            <w:tcW w:w="3261" w:type="dxa"/>
            <w:vAlign w:val="center"/>
          </w:tcPr>
          <w:p w14:paraId="0120087C" w14:textId="77777777" w:rsidR="00BD6103" w:rsidRPr="00BD6103" w:rsidRDefault="00BD6103" w:rsidP="00BD6103">
            <w:pPr>
              <w:spacing w:before="0" w:after="0" w:line="240" w:lineRule="auto"/>
              <w:jc w:val="left"/>
              <w:rPr>
                <w:sz w:val="24"/>
              </w:rPr>
            </w:pPr>
            <w:r w:rsidRPr="00BD6103">
              <w:rPr>
                <w:sz w:val="24"/>
              </w:rPr>
              <w:t>Đăng nhập</w:t>
            </w:r>
          </w:p>
        </w:tc>
      </w:tr>
      <w:tr w:rsidR="00BD6103" w:rsidRPr="00BD6103" w14:paraId="01A5988E" w14:textId="77777777" w:rsidTr="009013A1">
        <w:trPr>
          <w:trHeight w:val="440"/>
        </w:trPr>
        <w:tc>
          <w:tcPr>
            <w:tcW w:w="2065" w:type="dxa"/>
            <w:vAlign w:val="center"/>
          </w:tcPr>
          <w:p w14:paraId="1779362B" w14:textId="77777777" w:rsidR="00BD6103" w:rsidRPr="00BD6103" w:rsidRDefault="00BD6103" w:rsidP="00BD6103">
            <w:pPr>
              <w:spacing w:before="0" w:after="0" w:line="240" w:lineRule="auto"/>
              <w:jc w:val="left"/>
              <w:rPr>
                <w:b/>
                <w:sz w:val="24"/>
              </w:rPr>
            </w:pPr>
            <w:r w:rsidRPr="00BD6103">
              <w:rPr>
                <w:b/>
                <w:sz w:val="24"/>
              </w:rPr>
              <w:t>Tác nhân</w:t>
            </w:r>
          </w:p>
        </w:tc>
        <w:tc>
          <w:tcPr>
            <w:tcW w:w="6951" w:type="dxa"/>
            <w:gridSpan w:val="3"/>
            <w:vAlign w:val="center"/>
          </w:tcPr>
          <w:p w14:paraId="201FDE73" w14:textId="77777777" w:rsidR="00BD6103" w:rsidRPr="00BD6103" w:rsidRDefault="00BD6103" w:rsidP="00BD6103">
            <w:pPr>
              <w:spacing w:before="0" w:after="0" w:line="240" w:lineRule="auto"/>
              <w:jc w:val="center"/>
              <w:rPr>
                <w:sz w:val="24"/>
              </w:rPr>
            </w:pPr>
            <w:r w:rsidRPr="00BD6103">
              <w:rPr>
                <w:sz w:val="24"/>
              </w:rPr>
              <w:t>Người dùng</w:t>
            </w:r>
          </w:p>
        </w:tc>
      </w:tr>
      <w:tr w:rsidR="00BD6103" w:rsidRPr="00BD6103" w14:paraId="5CB4C241" w14:textId="77777777" w:rsidTr="009013A1">
        <w:trPr>
          <w:trHeight w:val="719"/>
        </w:trPr>
        <w:tc>
          <w:tcPr>
            <w:tcW w:w="2065" w:type="dxa"/>
            <w:vAlign w:val="center"/>
          </w:tcPr>
          <w:p w14:paraId="48DA2A98" w14:textId="77777777" w:rsidR="00BD6103" w:rsidRPr="00BD6103" w:rsidRDefault="00BD6103" w:rsidP="00BD6103">
            <w:pPr>
              <w:spacing w:before="0" w:after="0" w:line="240" w:lineRule="auto"/>
              <w:jc w:val="left"/>
              <w:rPr>
                <w:b/>
                <w:sz w:val="24"/>
              </w:rPr>
            </w:pPr>
            <w:r w:rsidRPr="00BD6103">
              <w:rPr>
                <w:b/>
                <w:sz w:val="24"/>
              </w:rPr>
              <w:t>Mô tả</w:t>
            </w:r>
          </w:p>
        </w:tc>
        <w:tc>
          <w:tcPr>
            <w:tcW w:w="6951" w:type="dxa"/>
            <w:gridSpan w:val="3"/>
            <w:vAlign w:val="center"/>
          </w:tcPr>
          <w:p w14:paraId="74A0ED19" w14:textId="77777777" w:rsidR="00BD6103" w:rsidRPr="00BD6103" w:rsidRDefault="00BD6103" w:rsidP="00BD6103">
            <w:pPr>
              <w:spacing w:before="0" w:after="0" w:line="240" w:lineRule="auto"/>
              <w:jc w:val="left"/>
              <w:rPr>
                <w:sz w:val="24"/>
              </w:rPr>
            </w:pPr>
            <w:r w:rsidRPr="00BD6103">
              <w:rPr>
                <w:sz w:val="24"/>
              </w:rPr>
              <w:t>Usecase mô tả quá trình người dùng đăng nhập tài khoản trong hệ thống</w:t>
            </w:r>
          </w:p>
        </w:tc>
      </w:tr>
      <w:tr w:rsidR="00BD6103" w:rsidRPr="00BD6103" w14:paraId="437BCB4E" w14:textId="77777777" w:rsidTr="009013A1">
        <w:trPr>
          <w:trHeight w:val="530"/>
        </w:trPr>
        <w:tc>
          <w:tcPr>
            <w:tcW w:w="2065" w:type="dxa"/>
            <w:vAlign w:val="center"/>
          </w:tcPr>
          <w:p w14:paraId="1D8D204A" w14:textId="77777777" w:rsidR="00BD6103" w:rsidRPr="00BD6103" w:rsidRDefault="00BD6103" w:rsidP="00BD6103">
            <w:pPr>
              <w:spacing w:before="0" w:after="0" w:line="240" w:lineRule="auto"/>
              <w:jc w:val="left"/>
              <w:rPr>
                <w:b/>
                <w:sz w:val="24"/>
              </w:rPr>
            </w:pPr>
            <w:r w:rsidRPr="00BD6103">
              <w:rPr>
                <w:b/>
                <w:sz w:val="24"/>
              </w:rPr>
              <w:t>Tiền điều kiện</w:t>
            </w:r>
          </w:p>
        </w:tc>
        <w:tc>
          <w:tcPr>
            <w:tcW w:w="6951" w:type="dxa"/>
            <w:gridSpan w:val="3"/>
            <w:vAlign w:val="center"/>
          </w:tcPr>
          <w:p w14:paraId="4A1C8735" w14:textId="4A53B41A" w:rsidR="00BD6103" w:rsidRPr="00BD6103" w:rsidRDefault="00BD6103" w:rsidP="00BD6103">
            <w:pPr>
              <w:spacing w:before="0" w:after="0" w:line="240" w:lineRule="auto"/>
              <w:jc w:val="left"/>
              <w:rPr>
                <w:sz w:val="24"/>
                <w:lang w:val="vi-VN"/>
              </w:rPr>
            </w:pPr>
            <w:r>
              <w:rPr>
                <w:sz w:val="24"/>
                <w:lang w:val="vi-VN"/>
              </w:rPr>
              <w:t>Người dùng yêu cầu đăng nhập hệ thống</w:t>
            </w:r>
          </w:p>
        </w:tc>
      </w:tr>
      <w:tr w:rsidR="00BD6103" w:rsidRPr="00BD6103" w14:paraId="1841F540" w14:textId="77777777" w:rsidTr="009013A1">
        <w:trPr>
          <w:trHeight w:val="4670"/>
        </w:trPr>
        <w:tc>
          <w:tcPr>
            <w:tcW w:w="2065" w:type="dxa"/>
            <w:vAlign w:val="center"/>
          </w:tcPr>
          <w:p w14:paraId="7F333B03" w14:textId="77777777" w:rsidR="00BD6103" w:rsidRPr="00BD6103" w:rsidRDefault="00BD6103" w:rsidP="00BD6103">
            <w:pPr>
              <w:spacing w:before="0" w:after="0" w:line="240" w:lineRule="auto"/>
              <w:jc w:val="left"/>
              <w:rPr>
                <w:b/>
                <w:sz w:val="24"/>
              </w:rPr>
            </w:pPr>
            <w:r w:rsidRPr="00BD6103">
              <w:rPr>
                <w:b/>
                <w:sz w:val="24"/>
              </w:rPr>
              <w:lastRenderedPageBreak/>
              <w:t>Luồng sự kiện chính</w:t>
            </w:r>
          </w:p>
        </w:tc>
        <w:tc>
          <w:tcPr>
            <w:tcW w:w="6951" w:type="dxa"/>
            <w:gridSpan w:val="3"/>
            <w:vAlign w:val="center"/>
          </w:tcPr>
          <w:p w14:paraId="6B6BCD76" w14:textId="77777777" w:rsidR="00BD6103" w:rsidRPr="00BD6103" w:rsidRDefault="00BD6103" w:rsidP="00BD6103">
            <w:pPr>
              <w:spacing w:before="0" w:after="0" w:line="240" w:lineRule="auto"/>
              <w:jc w:val="left"/>
              <w:rPr>
                <w:sz w:val="24"/>
              </w:rPr>
            </w:pPr>
          </w:p>
          <w:tbl>
            <w:tblPr>
              <w:tblStyle w:val="LiBang2"/>
              <w:tblW w:w="6728" w:type="dxa"/>
              <w:tblLook w:val="04A0" w:firstRow="1" w:lastRow="0" w:firstColumn="1" w:lastColumn="0" w:noHBand="0" w:noVBand="1"/>
            </w:tblPr>
            <w:tblGrid>
              <w:gridCol w:w="643"/>
              <w:gridCol w:w="1765"/>
              <w:gridCol w:w="4320"/>
            </w:tblGrid>
            <w:tr w:rsidR="00BD6103" w:rsidRPr="00BD6103" w14:paraId="713D1470" w14:textId="77777777" w:rsidTr="004875B4">
              <w:trPr>
                <w:trHeight w:val="552"/>
              </w:trPr>
              <w:tc>
                <w:tcPr>
                  <w:tcW w:w="643" w:type="dxa"/>
                  <w:vAlign w:val="center"/>
                </w:tcPr>
                <w:p w14:paraId="21B60CF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601B7B1A"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194E7076"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72B612A7" w14:textId="77777777" w:rsidTr="004875B4">
              <w:trPr>
                <w:trHeight w:val="552"/>
              </w:trPr>
              <w:tc>
                <w:tcPr>
                  <w:tcW w:w="643" w:type="dxa"/>
                  <w:vAlign w:val="center"/>
                </w:tcPr>
                <w:p w14:paraId="4F460805" w14:textId="77777777" w:rsidR="00BD6103" w:rsidRPr="00BD6103" w:rsidRDefault="00BD6103" w:rsidP="00BD6103">
                  <w:pPr>
                    <w:spacing w:before="0" w:after="0" w:line="240" w:lineRule="auto"/>
                    <w:jc w:val="center"/>
                    <w:rPr>
                      <w:sz w:val="24"/>
                    </w:rPr>
                  </w:pPr>
                  <w:r w:rsidRPr="00BD6103">
                    <w:rPr>
                      <w:sz w:val="24"/>
                    </w:rPr>
                    <w:t>1</w:t>
                  </w:r>
                </w:p>
              </w:tc>
              <w:tc>
                <w:tcPr>
                  <w:tcW w:w="1765" w:type="dxa"/>
                  <w:vAlign w:val="center"/>
                </w:tcPr>
                <w:p w14:paraId="4CAE8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D99DCBC" w14:textId="77777777" w:rsidR="00BD6103" w:rsidRPr="00BD6103" w:rsidRDefault="00BD6103" w:rsidP="00BD6103">
                  <w:pPr>
                    <w:spacing w:before="0" w:after="0" w:line="240" w:lineRule="auto"/>
                    <w:rPr>
                      <w:sz w:val="24"/>
                    </w:rPr>
                  </w:pPr>
                  <w:r w:rsidRPr="00BD6103">
                    <w:rPr>
                      <w:sz w:val="24"/>
                    </w:rPr>
                    <w:t>Chọn chức năng đăng nhập tài khoản bằng số điện thoại</w:t>
                  </w:r>
                </w:p>
              </w:tc>
            </w:tr>
            <w:tr w:rsidR="00BD6103" w:rsidRPr="00BD6103" w14:paraId="55D8306A" w14:textId="77777777" w:rsidTr="004875B4">
              <w:trPr>
                <w:trHeight w:val="552"/>
              </w:trPr>
              <w:tc>
                <w:tcPr>
                  <w:tcW w:w="643" w:type="dxa"/>
                  <w:vAlign w:val="center"/>
                </w:tcPr>
                <w:p w14:paraId="4DF68242" w14:textId="77777777" w:rsidR="00BD6103" w:rsidRPr="00BD6103" w:rsidRDefault="00BD6103" w:rsidP="00BD6103">
                  <w:pPr>
                    <w:spacing w:before="0" w:after="0" w:line="240" w:lineRule="auto"/>
                    <w:jc w:val="center"/>
                    <w:rPr>
                      <w:sz w:val="24"/>
                    </w:rPr>
                  </w:pPr>
                  <w:r w:rsidRPr="00BD6103">
                    <w:rPr>
                      <w:sz w:val="24"/>
                    </w:rPr>
                    <w:t>2</w:t>
                  </w:r>
                </w:p>
              </w:tc>
              <w:tc>
                <w:tcPr>
                  <w:tcW w:w="1765" w:type="dxa"/>
                  <w:vAlign w:val="center"/>
                </w:tcPr>
                <w:p w14:paraId="04F005E8"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71F464A" w14:textId="77777777" w:rsidR="00BD6103" w:rsidRPr="00BD6103" w:rsidRDefault="00BD6103" w:rsidP="00BD6103">
                  <w:pPr>
                    <w:spacing w:before="0" w:after="0" w:line="240" w:lineRule="auto"/>
                    <w:rPr>
                      <w:sz w:val="24"/>
                    </w:rPr>
                  </w:pPr>
                  <w:r w:rsidRPr="00BD6103">
                    <w:rPr>
                      <w:sz w:val="24"/>
                    </w:rPr>
                    <w:t>Hiển thị form nhập số điện thoại</w:t>
                  </w:r>
                </w:p>
              </w:tc>
            </w:tr>
            <w:tr w:rsidR="00BD6103" w:rsidRPr="00BD6103" w14:paraId="4F6E28B1" w14:textId="77777777" w:rsidTr="004875B4">
              <w:trPr>
                <w:trHeight w:val="552"/>
              </w:trPr>
              <w:tc>
                <w:tcPr>
                  <w:tcW w:w="643" w:type="dxa"/>
                  <w:vAlign w:val="center"/>
                </w:tcPr>
                <w:p w14:paraId="61C640CD" w14:textId="77777777" w:rsidR="00BD6103" w:rsidRPr="00BD6103" w:rsidRDefault="00BD6103" w:rsidP="00BD6103">
                  <w:pPr>
                    <w:spacing w:before="0" w:after="0" w:line="240" w:lineRule="auto"/>
                    <w:jc w:val="center"/>
                    <w:rPr>
                      <w:sz w:val="24"/>
                    </w:rPr>
                  </w:pPr>
                  <w:r w:rsidRPr="00BD6103">
                    <w:rPr>
                      <w:sz w:val="24"/>
                    </w:rPr>
                    <w:t>3</w:t>
                  </w:r>
                </w:p>
              </w:tc>
              <w:tc>
                <w:tcPr>
                  <w:tcW w:w="1765" w:type="dxa"/>
                  <w:vAlign w:val="center"/>
                </w:tcPr>
                <w:p w14:paraId="0DB0E0B4"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5A8FFE7" w14:textId="77777777" w:rsidR="00BD6103" w:rsidRPr="00BD6103" w:rsidRDefault="00BD6103" w:rsidP="00BD6103">
                  <w:pPr>
                    <w:spacing w:before="0" w:after="0" w:line="240" w:lineRule="auto"/>
                    <w:rPr>
                      <w:sz w:val="24"/>
                    </w:rPr>
                  </w:pPr>
                  <w:r w:rsidRPr="00BD6103">
                    <w:rPr>
                      <w:sz w:val="24"/>
                    </w:rPr>
                    <w:t>Nhập số điện thoại và gửi yêu cầu đăng ký</w:t>
                  </w:r>
                </w:p>
              </w:tc>
            </w:tr>
            <w:tr w:rsidR="00BD6103" w:rsidRPr="00BD6103" w14:paraId="0018AFB8" w14:textId="77777777" w:rsidTr="004875B4">
              <w:trPr>
                <w:trHeight w:val="552"/>
              </w:trPr>
              <w:tc>
                <w:tcPr>
                  <w:tcW w:w="643" w:type="dxa"/>
                  <w:vAlign w:val="center"/>
                </w:tcPr>
                <w:p w14:paraId="501BFE18" w14:textId="77777777" w:rsidR="00BD6103" w:rsidRPr="00BD6103" w:rsidRDefault="00BD6103" w:rsidP="00BD6103">
                  <w:pPr>
                    <w:spacing w:before="0" w:after="0" w:line="240" w:lineRule="auto"/>
                    <w:jc w:val="center"/>
                    <w:rPr>
                      <w:sz w:val="24"/>
                    </w:rPr>
                  </w:pPr>
                  <w:r w:rsidRPr="00BD6103">
                    <w:rPr>
                      <w:sz w:val="24"/>
                    </w:rPr>
                    <w:t>4</w:t>
                  </w:r>
                </w:p>
              </w:tc>
              <w:tc>
                <w:tcPr>
                  <w:tcW w:w="1765" w:type="dxa"/>
                  <w:vAlign w:val="center"/>
                </w:tcPr>
                <w:p w14:paraId="5CEFB8D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93971A" w14:textId="77777777" w:rsidR="00BD6103" w:rsidRPr="00BD6103" w:rsidRDefault="00BD6103" w:rsidP="00BD6103">
                  <w:pPr>
                    <w:spacing w:before="0" w:after="0" w:line="240" w:lineRule="auto"/>
                    <w:rPr>
                      <w:sz w:val="24"/>
                    </w:rPr>
                  </w:pPr>
                  <w:r w:rsidRPr="00BD6103">
                    <w:rPr>
                      <w:sz w:val="24"/>
                    </w:rPr>
                    <w:t>Kiểm tra số điện thoại</w:t>
                  </w:r>
                </w:p>
              </w:tc>
            </w:tr>
            <w:tr w:rsidR="00BD6103" w:rsidRPr="00BD6103" w14:paraId="4D25B77E" w14:textId="77777777" w:rsidTr="004875B4">
              <w:trPr>
                <w:trHeight w:val="552"/>
              </w:trPr>
              <w:tc>
                <w:tcPr>
                  <w:tcW w:w="643" w:type="dxa"/>
                  <w:vAlign w:val="center"/>
                </w:tcPr>
                <w:p w14:paraId="4E19CF47" w14:textId="77777777" w:rsidR="00BD6103" w:rsidRPr="00BD6103" w:rsidRDefault="00BD6103" w:rsidP="00BD6103">
                  <w:pPr>
                    <w:spacing w:before="0" w:after="0" w:line="240" w:lineRule="auto"/>
                    <w:jc w:val="center"/>
                    <w:rPr>
                      <w:sz w:val="24"/>
                    </w:rPr>
                  </w:pPr>
                  <w:r w:rsidRPr="00BD6103">
                    <w:rPr>
                      <w:sz w:val="24"/>
                    </w:rPr>
                    <w:t>5</w:t>
                  </w:r>
                </w:p>
              </w:tc>
              <w:tc>
                <w:tcPr>
                  <w:tcW w:w="1765" w:type="dxa"/>
                  <w:vAlign w:val="center"/>
                </w:tcPr>
                <w:p w14:paraId="4F31C1C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42E4588B" w14:textId="77777777" w:rsidR="00BD6103" w:rsidRPr="00BD6103" w:rsidRDefault="00BD6103" w:rsidP="00BD6103">
                  <w:pPr>
                    <w:spacing w:before="0" w:after="0" w:line="240" w:lineRule="auto"/>
                    <w:rPr>
                      <w:sz w:val="24"/>
                    </w:rPr>
                  </w:pPr>
                  <w:r w:rsidRPr="00BD6103">
                    <w:rPr>
                      <w:sz w:val="24"/>
                    </w:rPr>
                    <w:t>Gửi mã xác nhận đến đến số điện thoại và hiển thị form điền mã xác nhận</w:t>
                  </w:r>
                </w:p>
              </w:tc>
            </w:tr>
            <w:tr w:rsidR="00BD6103" w:rsidRPr="00BD6103" w14:paraId="359E5C69" w14:textId="77777777" w:rsidTr="004875B4">
              <w:trPr>
                <w:trHeight w:val="552"/>
              </w:trPr>
              <w:tc>
                <w:tcPr>
                  <w:tcW w:w="643" w:type="dxa"/>
                  <w:vAlign w:val="center"/>
                </w:tcPr>
                <w:p w14:paraId="3AFD454D" w14:textId="77777777" w:rsidR="00BD6103" w:rsidRPr="00BD6103" w:rsidRDefault="00BD6103" w:rsidP="00BD6103">
                  <w:pPr>
                    <w:spacing w:before="0" w:after="0" w:line="240" w:lineRule="auto"/>
                    <w:jc w:val="center"/>
                    <w:rPr>
                      <w:sz w:val="24"/>
                    </w:rPr>
                  </w:pPr>
                  <w:r w:rsidRPr="00BD6103">
                    <w:rPr>
                      <w:sz w:val="24"/>
                    </w:rPr>
                    <w:t>6</w:t>
                  </w:r>
                </w:p>
              </w:tc>
              <w:tc>
                <w:tcPr>
                  <w:tcW w:w="1765" w:type="dxa"/>
                  <w:vAlign w:val="center"/>
                </w:tcPr>
                <w:p w14:paraId="21585D5C"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60269B6" w14:textId="77777777" w:rsidR="00BD6103" w:rsidRPr="00BD6103" w:rsidRDefault="00BD6103" w:rsidP="00BD6103">
                  <w:pPr>
                    <w:spacing w:before="0" w:after="0" w:line="240" w:lineRule="auto"/>
                    <w:rPr>
                      <w:sz w:val="24"/>
                    </w:rPr>
                  </w:pPr>
                  <w:r w:rsidRPr="00BD6103">
                    <w:rPr>
                      <w:sz w:val="24"/>
                    </w:rPr>
                    <w:t>Điền mã xác nhận và gửi yêu cầu</w:t>
                  </w:r>
                </w:p>
              </w:tc>
            </w:tr>
            <w:tr w:rsidR="00BD6103" w:rsidRPr="00BD6103" w14:paraId="40108037" w14:textId="77777777" w:rsidTr="004875B4">
              <w:trPr>
                <w:trHeight w:val="552"/>
              </w:trPr>
              <w:tc>
                <w:tcPr>
                  <w:tcW w:w="643" w:type="dxa"/>
                  <w:vAlign w:val="center"/>
                </w:tcPr>
                <w:p w14:paraId="174BF433" w14:textId="77777777" w:rsidR="00BD6103" w:rsidRPr="00BD6103" w:rsidRDefault="00BD6103" w:rsidP="00BD6103">
                  <w:pPr>
                    <w:spacing w:before="0" w:after="0" w:line="240" w:lineRule="auto"/>
                    <w:jc w:val="center"/>
                    <w:rPr>
                      <w:sz w:val="24"/>
                    </w:rPr>
                  </w:pPr>
                  <w:r w:rsidRPr="00BD6103">
                    <w:rPr>
                      <w:sz w:val="24"/>
                    </w:rPr>
                    <w:t>7</w:t>
                  </w:r>
                </w:p>
              </w:tc>
              <w:tc>
                <w:tcPr>
                  <w:tcW w:w="1765" w:type="dxa"/>
                  <w:vAlign w:val="center"/>
                </w:tcPr>
                <w:p w14:paraId="57E40A03"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62610BD9" w14:textId="77777777" w:rsidR="00BD6103" w:rsidRPr="00BD6103" w:rsidRDefault="00BD6103" w:rsidP="00BD6103">
                  <w:pPr>
                    <w:spacing w:before="0" w:after="0" w:line="240" w:lineRule="auto"/>
                    <w:rPr>
                      <w:sz w:val="24"/>
                    </w:rPr>
                  </w:pPr>
                  <w:r w:rsidRPr="00BD6103">
                    <w:rPr>
                      <w:sz w:val="24"/>
                    </w:rPr>
                    <w:t xml:space="preserve">Kiểm tra mã xác nhận </w:t>
                  </w:r>
                </w:p>
              </w:tc>
            </w:tr>
            <w:tr w:rsidR="00BD6103" w:rsidRPr="00BD6103" w14:paraId="1E84D13B" w14:textId="77777777" w:rsidTr="004875B4">
              <w:trPr>
                <w:trHeight w:val="552"/>
              </w:trPr>
              <w:tc>
                <w:tcPr>
                  <w:tcW w:w="643" w:type="dxa"/>
                  <w:vAlign w:val="center"/>
                </w:tcPr>
                <w:p w14:paraId="54138589" w14:textId="77777777" w:rsidR="00BD6103" w:rsidRPr="00BD6103" w:rsidRDefault="00BD6103" w:rsidP="00BD6103">
                  <w:pPr>
                    <w:spacing w:before="0" w:after="0" w:line="240" w:lineRule="auto"/>
                    <w:jc w:val="center"/>
                    <w:rPr>
                      <w:sz w:val="24"/>
                    </w:rPr>
                  </w:pPr>
                  <w:r w:rsidRPr="00BD6103">
                    <w:rPr>
                      <w:sz w:val="24"/>
                    </w:rPr>
                    <w:t>8</w:t>
                  </w:r>
                </w:p>
              </w:tc>
              <w:tc>
                <w:tcPr>
                  <w:tcW w:w="1765" w:type="dxa"/>
                  <w:vAlign w:val="center"/>
                </w:tcPr>
                <w:p w14:paraId="0BF6C485"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14DDDD70" w14:textId="77777777" w:rsidR="00BD6103" w:rsidRPr="00BD6103" w:rsidRDefault="00BD6103" w:rsidP="00BD6103">
                  <w:pPr>
                    <w:spacing w:before="0" w:after="0" w:line="240" w:lineRule="auto"/>
                    <w:rPr>
                      <w:sz w:val="24"/>
                    </w:rPr>
                  </w:pPr>
                  <w:r w:rsidRPr="00BD6103">
                    <w:rPr>
                      <w:sz w:val="24"/>
                    </w:rPr>
                    <w:t>Chuyển vào giao diện chính của ứng dụng</w:t>
                  </w:r>
                </w:p>
              </w:tc>
            </w:tr>
          </w:tbl>
          <w:p w14:paraId="685B791B" w14:textId="77777777" w:rsidR="00BD6103" w:rsidRPr="00BD6103" w:rsidRDefault="00BD6103" w:rsidP="00BD6103">
            <w:pPr>
              <w:spacing w:before="0" w:after="0" w:line="240" w:lineRule="auto"/>
              <w:jc w:val="left"/>
              <w:rPr>
                <w:sz w:val="24"/>
              </w:rPr>
            </w:pPr>
          </w:p>
        </w:tc>
      </w:tr>
      <w:tr w:rsidR="00BD6103" w:rsidRPr="00BD6103" w14:paraId="1922510A" w14:textId="77777777" w:rsidTr="009013A1">
        <w:trPr>
          <w:trHeight w:val="4409"/>
        </w:trPr>
        <w:tc>
          <w:tcPr>
            <w:tcW w:w="2065" w:type="dxa"/>
            <w:vAlign w:val="center"/>
          </w:tcPr>
          <w:p w14:paraId="356A5611" w14:textId="77777777" w:rsidR="00BD6103" w:rsidRPr="00BD6103" w:rsidRDefault="00BD6103" w:rsidP="00BD6103">
            <w:pPr>
              <w:spacing w:before="0" w:after="0" w:line="240" w:lineRule="auto"/>
              <w:jc w:val="left"/>
              <w:rPr>
                <w:b/>
                <w:sz w:val="24"/>
              </w:rPr>
            </w:pPr>
            <w:r w:rsidRPr="00BD6103">
              <w:rPr>
                <w:b/>
                <w:sz w:val="24"/>
              </w:rPr>
              <w:t>Luồng sự kiện thay thế</w:t>
            </w:r>
          </w:p>
        </w:tc>
        <w:tc>
          <w:tcPr>
            <w:tcW w:w="6951" w:type="dxa"/>
            <w:gridSpan w:val="3"/>
            <w:vAlign w:val="center"/>
          </w:tcPr>
          <w:p w14:paraId="4B749E65" w14:textId="77777777" w:rsidR="00BD6103" w:rsidRPr="00BD6103" w:rsidRDefault="00BD6103" w:rsidP="00BD6103">
            <w:pPr>
              <w:spacing w:before="0" w:after="0" w:line="240" w:lineRule="auto"/>
              <w:jc w:val="left"/>
              <w:rPr>
                <w:sz w:val="22"/>
                <w:szCs w:val="22"/>
              </w:rPr>
            </w:pPr>
          </w:p>
          <w:tbl>
            <w:tblPr>
              <w:tblStyle w:val="LiBang2"/>
              <w:tblW w:w="6728" w:type="dxa"/>
              <w:tblLook w:val="04A0" w:firstRow="1" w:lastRow="0" w:firstColumn="1" w:lastColumn="0" w:noHBand="0" w:noVBand="1"/>
            </w:tblPr>
            <w:tblGrid>
              <w:gridCol w:w="643"/>
              <w:gridCol w:w="1765"/>
              <w:gridCol w:w="4320"/>
            </w:tblGrid>
            <w:tr w:rsidR="00BD6103" w:rsidRPr="00BD6103" w14:paraId="19ECB94B" w14:textId="77777777" w:rsidTr="004875B4">
              <w:trPr>
                <w:trHeight w:val="571"/>
              </w:trPr>
              <w:tc>
                <w:tcPr>
                  <w:tcW w:w="643" w:type="dxa"/>
                  <w:vAlign w:val="center"/>
                </w:tcPr>
                <w:p w14:paraId="53ED68D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55DB4237"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57881078"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2AF5F81B" w14:textId="77777777" w:rsidTr="004875B4">
              <w:trPr>
                <w:trHeight w:val="571"/>
              </w:trPr>
              <w:tc>
                <w:tcPr>
                  <w:tcW w:w="643" w:type="dxa"/>
                  <w:vAlign w:val="center"/>
                </w:tcPr>
                <w:p w14:paraId="298D22BA" w14:textId="77777777" w:rsidR="00BD6103" w:rsidRPr="00BD6103" w:rsidRDefault="00BD6103" w:rsidP="00BD6103">
                  <w:pPr>
                    <w:spacing w:before="0" w:after="0" w:line="240" w:lineRule="auto"/>
                    <w:jc w:val="center"/>
                    <w:rPr>
                      <w:sz w:val="24"/>
                    </w:rPr>
                  </w:pPr>
                  <w:r w:rsidRPr="00BD6103">
                    <w:rPr>
                      <w:sz w:val="24"/>
                    </w:rPr>
                    <w:t>1a</w:t>
                  </w:r>
                </w:p>
              </w:tc>
              <w:tc>
                <w:tcPr>
                  <w:tcW w:w="1765" w:type="dxa"/>
                  <w:vAlign w:val="center"/>
                </w:tcPr>
                <w:p w14:paraId="267A0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31873481" w14:textId="77777777" w:rsidR="00BD6103" w:rsidRPr="00BD6103" w:rsidRDefault="00BD6103" w:rsidP="00BD6103">
                  <w:pPr>
                    <w:spacing w:before="0" w:after="0" w:line="240" w:lineRule="auto"/>
                    <w:rPr>
                      <w:sz w:val="24"/>
                    </w:rPr>
                  </w:pPr>
                  <w:r w:rsidRPr="00BD6103">
                    <w:rPr>
                      <w:sz w:val="24"/>
                    </w:rPr>
                    <w:t>Chọn chức năng đăng nhập tài khoản bằng gmail / facebook</w:t>
                  </w:r>
                </w:p>
              </w:tc>
            </w:tr>
            <w:tr w:rsidR="00BD6103" w:rsidRPr="00BD6103" w14:paraId="143557A9" w14:textId="77777777" w:rsidTr="004875B4">
              <w:trPr>
                <w:trHeight w:val="571"/>
              </w:trPr>
              <w:tc>
                <w:tcPr>
                  <w:tcW w:w="643" w:type="dxa"/>
                  <w:vAlign w:val="center"/>
                </w:tcPr>
                <w:p w14:paraId="393BE2F9" w14:textId="77777777" w:rsidR="00BD6103" w:rsidRPr="00BD6103" w:rsidRDefault="00BD6103" w:rsidP="00BD6103">
                  <w:pPr>
                    <w:spacing w:before="0" w:after="0" w:line="240" w:lineRule="auto"/>
                    <w:jc w:val="center"/>
                    <w:rPr>
                      <w:sz w:val="24"/>
                    </w:rPr>
                  </w:pPr>
                  <w:r w:rsidRPr="00BD6103">
                    <w:rPr>
                      <w:sz w:val="24"/>
                    </w:rPr>
                    <w:t>2a.1</w:t>
                  </w:r>
                </w:p>
              </w:tc>
              <w:tc>
                <w:tcPr>
                  <w:tcW w:w="1765" w:type="dxa"/>
                  <w:vAlign w:val="center"/>
                </w:tcPr>
                <w:p w14:paraId="497F4904"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33210123" w14:textId="77777777" w:rsidR="00BD6103" w:rsidRPr="00BD6103" w:rsidRDefault="00BD6103" w:rsidP="00BD6103">
                  <w:pPr>
                    <w:spacing w:before="0" w:after="0" w:line="240" w:lineRule="auto"/>
                    <w:rPr>
                      <w:sz w:val="24"/>
                    </w:rPr>
                  </w:pPr>
                  <w:r w:rsidRPr="00BD6103">
                    <w:rPr>
                      <w:sz w:val="24"/>
                    </w:rPr>
                    <w:t>Hiển thị form chọn tài khoản facebook / gmail</w:t>
                  </w:r>
                </w:p>
              </w:tc>
            </w:tr>
            <w:tr w:rsidR="00BD6103" w:rsidRPr="00BD6103" w14:paraId="1655BD67" w14:textId="77777777" w:rsidTr="004875B4">
              <w:trPr>
                <w:trHeight w:val="571"/>
              </w:trPr>
              <w:tc>
                <w:tcPr>
                  <w:tcW w:w="643" w:type="dxa"/>
                  <w:vAlign w:val="center"/>
                </w:tcPr>
                <w:p w14:paraId="5D70ADDB" w14:textId="77777777" w:rsidR="00BD6103" w:rsidRPr="00BD6103" w:rsidRDefault="00BD6103" w:rsidP="00BD6103">
                  <w:pPr>
                    <w:spacing w:before="0" w:after="0" w:line="240" w:lineRule="auto"/>
                    <w:jc w:val="center"/>
                    <w:rPr>
                      <w:sz w:val="24"/>
                    </w:rPr>
                  </w:pPr>
                  <w:r w:rsidRPr="00BD6103">
                    <w:rPr>
                      <w:sz w:val="24"/>
                    </w:rPr>
                    <w:t>2a.2</w:t>
                  </w:r>
                </w:p>
              </w:tc>
              <w:tc>
                <w:tcPr>
                  <w:tcW w:w="1765" w:type="dxa"/>
                  <w:vAlign w:val="center"/>
                </w:tcPr>
                <w:p w14:paraId="46CAA4F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67287678" w14:textId="77777777" w:rsidR="00BD6103" w:rsidRPr="00BD6103" w:rsidRDefault="00BD6103" w:rsidP="00BD6103">
                  <w:pPr>
                    <w:spacing w:before="0" w:after="0" w:line="240" w:lineRule="auto"/>
                    <w:rPr>
                      <w:sz w:val="24"/>
                    </w:rPr>
                  </w:pPr>
                  <w:r w:rsidRPr="00BD6103">
                    <w:rPr>
                      <w:sz w:val="24"/>
                    </w:rPr>
                    <w:t>Chọn tài khoản facebook/ email.</w:t>
                  </w:r>
                </w:p>
              </w:tc>
            </w:tr>
            <w:tr w:rsidR="00BD6103" w:rsidRPr="00BD6103" w14:paraId="56731936" w14:textId="77777777" w:rsidTr="004875B4">
              <w:trPr>
                <w:trHeight w:val="571"/>
              </w:trPr>
              <w:tc>
                <w:tcPr>
                  <w:tcW w:w="643" w:type="dxa"/>
                  <w:vAlign w:val="center"/>
                </w:tcPr>
                <w:p w14:paraId="724FC9CB" w14:textId="77777777" w:rsidR="00BD6103" w:rsidRPr="00BD6103" w:rsidRDefault="00BD6103" w:rsidP="00BD6103">
                  <w:pPr>
                    <w:spacing w:before="0" w:after="0" w:line="240" w:lineRule="auto"/>
                    <w:jc w:val="center"/>
                    <w:rPr>
                      <w:sz w:val="24"/>
                    </w:rPr>
                  </w:pPr>
                  <w:r w:rsidRPr="00BD6103">
                    <w:rPr>
                      <w:sz w:val="24"/>
                    </w:rPr>
                    <w:t>2a.3</w:t>
                  </w:r>
                </w:p>
              </w:tc>
              <w:tc>
                <w:tcPr>
                  <w:tcW w:w="1765" w:type="dxa"/>
                  <w:vAlign w:val="center"/>
                </w:tcPr>
                <w:p w14:paraId="79FD657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92B1FE4" w14:textId="77777777" w:rsidR="00BD6103" w:rsidRPr="00BD6103" w:rsidRDefault="00BD6103" w:rsidP="00BD6103">
                  <w:pPr>
                    <w:spacing w:before="0" w:after="0" w:line="240" w:lineRule="auto"/>
                    <w:rPr>
                      <w:sz w:val="24"/>
                    </w:rPr>
                  </w:pPr>
                  <w:r w:rsidRPr="00BD6103">
                    <w:rPr>
                      <w:sz w:val="24"/>
                    </w:rPr>
                    <w:t>Kiểm tra tài khoản và đăng nhập vào hệ thống</w:t>
                  </w:r>
                </w:p>
              </w:tc>
            </w:tr>
            <w:tr w:rsidR="00BD6103" w:rsidRPr="00BD6103" w14:paraId="5B9E0586" w14:textId="77777777" w:rsidTr="004875B4">
              <w:trPr>
                <w:trHeight w:val="571"/>
              </w:trPr>
              <w:tc>
                <w:tcPr>
                  <w:tcW w:w="643" w:type="dxa"/>
                  <w:vAlign w:val="center"/>
                </w:tcPr>
                <w:p w14:paraId="189B0CFA" w14:textId="77777777" w:rsidR="00BD6103" w:rsidRPr="00BD6103" w:rsidRDefault="00BD6103" w:rsidP="00BD6103">
                  <w:pPr>
                    <w:spacing w:before="0" w:after="0" w:line="240" w:lineRule="auto"/>
                    <w:jc w:val="center"/>
                    <w:rPr>
                      <w:sz w:val="24"/>
                    </w:rPr>
                  </w:pPr>
                  <w:r w:rsidRPr="00BD6103">
                    <w:rPr>
                      <w:sz w:val="24"/>
                    </w:rPr>
                    <w:t>4a</w:t>
                  </w:r>
                </w:p>
              </w:tc>
              <w:tc>
                <w:tcPr>
                  <w:tcW w:w="1765" w:type="dxa"/>
                  <w:vAlign w:val="center"/>
                </w:tcPr>
                <w:p w14:paraId="0F4D9CED"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2F89FC3A" w14:textId="77777777" w:rsidR="00BD6103" w:rsidRPr="00BD6103" w:rsidRDefault="00BD6103" w:rsidP="00BD6103">
                  <w:pPr>
                    <w:spacing w:before="0" w:after="0" w:line="240" w:lineRule="auto"/>
                    <w:rPr>
                      <w:sz w:val="24"/>
                    </w:rPr>
                  </w:pPr>
                  <w:r w:rsidRPr="00BD6103">
                    <w:rPr>
                      <w:sz w:val="24"/>
                    </w:rPr>
                    <w:t>Thông báo lỗi nếu số điện thoại nhập vào là sai</w:t>
                  </w:r>
                </w:p>
              </w:tc>
            </w:tr>
            <w:tr w:rsidR="00BD6103" w:rsidRPr="00BD6103" w14:paraId="2F799451" w14:textId="77777777" w:rsidTr="004875B4">
              <w:trPr>
                <w:trHeight w:val="571"/>
              </w:trPr>
              <w:tc>
                <w:tcPr>
                  <w:tcW w:w="643" w:type="dxa"/>
                  <w:vAlign w:val="center"/>
                </w:tcPr>
                <w:p w14:paraId="5846D852" w14:textId="77777777" w:rsidR="00BD6103" w:rsidRPr="00BD6103" w:rsidRDefault="00BD6103" w:rsidP="00BD6103">
                  <w:pPr>
                    <w:spacing w:before="0" w:after="0" w:line="240" w:lineRule="auto"/>
                    <w:jc w:val="center"/>
                    <w:rPr>
                      <w:sz w:val="24"/>
                    </w:rPr>
                  </w:pPr>
                  <w:r w:rsidRPr="00BD6103">
                    <w:rPr>
                      <w:sz w:val="24"/>
                    </w:rPr>
                    <w:t>7a</w:t>
                  </w:r>
                </w:p>
              </w:tc>
              <w:tc>
                <w:tcPr>
                  <w:tcW w:w="1765" w:type="dxa"/>
                  <w:vAlign w:val="center"/>
                </w:tcPr>
                <w:p w14:paraId="30E5982F"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0C071B" w14:textId="77777777" w:rsidR="00BD6103" w:rsidRPr="00BD6103" w:rsidRDefault="00BD6103" w:rsidP="00BD6103">
                  <w:pPr>
                    <w:spacing w:before="0" w:after="0" w:line="240" w:lineRule="auto"/>
                    <w:rPr>
                      <w:sz w:val="24"/>
                    </w:rPr>
                  </w:pPr>
                  <w:r w:rsidRPr="00BD6103">
                    <w:rPr>
                      <w:sz w:val="24"/>
                    </w:rPr>
                    <w:t>Thông báo lỗi nếu nhập sau mã xác nhận</w:t>
                  </w:r>
                </w:p>
              </w:tc>
            </w:tr>
          </w:tbl>
          <w:p w14:paraId="663BA47E" w14:textId="77777777" w:rsidR="00BD6103" w:rsidRPr="00BD6103" w:rsidRDefault="00BD6103" w:rsidP="00BD6103">
            <w:pPr>
              <w:spacing w:before="0" w:after="0" w:line="240" w:lineRule="auto"/>
              <w:jc w:val="left"/>
              <w:rPr>
                <w:sz w:val="24"/>
              </w:rPr>
            </w:pPr>
          </w:p>
        </w:tc>
      </w:tr>
      <w:tr w:rsidR="00BD6103" w:rsidRPr="00BD6103" w14:paraId="5B1C6585" w14:textId="77777777" w:rsidTr="009013A1">
        <w:trPr>
          <w:trHeight w:val="530"/>
        </w:trPr>
        <w:tc>
          <w:tcPr>
            <w:tcW w:w="2065" w:type="dxa"/>
            <w:vAlign w:val="center"/>
          </w:tcPr>
          <w:p w14:paraId="548BA940" w14:textId="77777777" w:rsidR="00BD6103" w:rsidRPr="00BD6103" w:rsidRDefault="00BD6103" w:rsidP="00BD6103">
            <w:pPr>
              <w:spacing w:before="0" w:after="0" w:line="240" w:lineRule="auto"/>
              <w:jc w:val="left"/>
              <w:rPr>
                <w:b/>
                <w:sz w:val="24"/>
              </w:rPr>
            </w:pPr>
            <w:r w:rsidRPr="00BD6103">
              <w:rPr>
                <w:b/>
                <w:sz w:val="24"/>
              </w:rPr>
              <w:t>Hậu điều kiện</w:t>
            </w:r>
          </w:p>
        </w:tc>
        <w:tc>
          <w:tcPr>
            <w:tcW w:w="6951" w:type="dxa"/>
            <w:gridSpan w:val="3"/>
            <w:vAlign w:val="center"/>
          </w:tcPr>
          <w:p w14:paraId="0CE8D412" w14:textId="0881FF1E" w:rsidR="00BD6103" w:rsidRPr="00BD6103" w:rsidRDefault="003714BE" w:rsidP="00BD6103">
            <w:pPr>
              <w:spacing w:before="0" w:after="0" w:line="240" w:lineRule="auto"/>
              <w:jc w:val="left"/>
              <w:rPr>
                <w:sz w:val="24"/>
                <w:lang w:val="vi-VN"/>
              </w:rPr>
            </w:pPr>
            <w:r>
              <w:rPr>
                <w:sz w:val="24"/>
                <w:lang w:val="vi-VN"/>
              </w:rPr>
              <w:t>Đăng nhập thành công hoặc thất bại</w:t>
            </w:r>
          </w:p>
        </w:tc>
      </w:tr>
    </w:tbl>
    <w:p w14:paraId="671E98ED" w14:textId="77777777" w:rsidR="00BD6103" w:rsidRPr="00BD6103" w:rsidRDefault="00BD6103" w:rsidP="00BD6103">
      <w:pPr>
        <w:rPr>
          <w:lang w:val="vi-VN"/>
        </w:rPr>
      </w:pPr>
    </w:p>
    <w:p w14:paraId="1A5521B5" w14:textId="3AFCF3AB" w:rsidR="004875B4" w:rsidRDefault="004875B4" w:rsidP="004875B4">
      <w:pPr>
        <w:pStyle w:val="u3"/>
        <w:rPr>
          <w:lang w:val="vi-VN"/>
        </w:rPr>
      </w:pPr>
      <w:r w:rsidRPr="004875B4">
        <w:rPr>
          <w:lang w:val="vi-VN"/>
        </w:rPr>
        <w:t>Đặc tả use case UC003 – Khách hàng thực hiện gọi xe</w:t>
      </w:r>
    </w:p>
    <w:tbl>
      <w:tblPr>
        <w:tblStyle w:val="LiBang3"/>
        <w:tblW w:w="0" w:type="auto"/>
        <w:tblLook w:val="04A0" w:firstRow="1" w:lastRow="0" w:firstColumn="1" w:lastColumn="0" w:noHBand="0" w:noVBand="1"/>
      </w:tblPr>
      <w:tblGrid>
        <w:gridCol w:w="1820"/>
        <w:gridCol w:w="1800"/>
        <w:gridCol w:w="1890"/>
        <w:gridCol w:w="3261"/>
      </w:tblGrid>
      <w:tr w:rsidR="004875B4" w:rsidRPr="004875B4" w14:paraId="7B4FD45B" w14:textId="77777777" w:rsidTr="009013A1">
        <w:trPr>
          <w:trHeight w:val="440"/>
        </w:trPr>
        <w:tc>
          <w:tcPr>
            <w:tcW w:w="2065" w:type="dxa"/>
            <w:vAlign w:val="center"/>
          </w:tcPr>
          <w:p w14:paraId="612B2B54" w14:textId="77777777" w:rsidR="004875B4" w:rsidRPr="004875B4" w:rsidRDefault="004875B4" w:rsidP="004875B4">
            <w:pPr>
              <w:spacing w:before="0" w:after="0" w:line="240" w:lineRule="auto"/>
              <w:jc w:val="left"/>
              <w:rPr>
                <w:b/>
                <w:sz w:val="24"/>
              </w:rPr>
            </w:pPr>
            <w:r w:rsidRPr="004875B4">
              <w:rPr>
                <w:b/>
                <w:sz w:val="24"/>
              </w:rPr>
              <w:t>Mã usecase</w:t>
            </w:r>
          </w:p>
        </w:tc>
        <w:tc>
          <w:tcPr>
            <w:tcW w:w="1800" w:type="dxa"/>
            <w:vAlign w:val="center"/>
          </w:tcPr>
          <w:p w14:paraId="502A2289" w14:textId="77777777" w:rsidR="004875B4" w:rsidRPr="004875B4" w:rsidRDefault="004875B4" w:rsidP="004875B4">
            <w:pPr>
              <w:spacing w:before="0" w:after="0" w:line="240" w:lineRule="auto"/>
              <w:jc w:val="center"/>
              <w:rPr>
                <w:sz w:val="24"/>
              </w:rPr>
            </w:pPr>
            <w:r w:rsidRPr="004875B4">
              <w:rPr>
                <w:sz w:val="24"/>
              </w:rPr>
              <w:t>UC003</w:t>
            </w:r>
          </w:p>
        </w:tc>
        <w:tc>
          <w:tcPr>
            <w:tcW w:w="1890" w:type="dxa"/>
            <w:vAlign w:val="center"/>
          </w:tcPr>
          <w:p w14:paraId="7B7BC69F" w14:textId="77777777" w:rsidR="004875B4" w:rsidRPr="004875B4" w:rsidRDefault="004875B4" w:rsidP="004875B4">
            <w:pPr>
              <w:spacing w:before="0" w:after="0" w:line="240" w:lineRule="auto"/>
              <w:jc w:val="left"/>
              <w:rPr>
                <w:b/>
                <w:sz w:val="24"/>
              </w:rPr>
            </w:pPr>
            <w:r w:rsidRPr="004875B4">
              <w:rPr>
                <w:b/>
                <w:sz w:val="24"/>
              </w:rPr>
              <w:t>Tên usecase</w:t>
            </w:r>
          </w:p>
        </w:tc>
        <w:tc>
          <w:tcPr>
            <w:tcW w:w="3261" w:type="dxa"/>
            <w:vAlign w:val="center"/>
          </w:tcPr>
          <w:p w14:paraId="567FAE55" w14:textId="77777777" w:rsidR="004875B4" w:rsidRPr="004875B4" w:rsidRDefault="004875B4" w:rsidP="004875B4">
            <w:pPr>
              <w:spacing w:before="0" w:after="0" w:line="240" w:lineRule="auto"/>
              <w:jc w:val="left"/>
              <w:rPr>
                <w:sz w:val="24"/>
              </w:rPr>
            </w:pPr>
            <w:r w:rsidRPr="004875B4">
              <w:rPr>
                <w:sz w:val="24"/>
              </w:rPr>
              <w:t>Khách hàng thực hiện gọi xe</w:t>
            </w:r>
          </w:p>
        </w:tc>
      </w:tr>
      <w:tr w:rsidR="004875B4" w:rsidRPr="004875B4" w14:paraId="42BBEFE0" w14:textId="77777777" w:rsidTr="009013A1">
        <w:trPr>
          <w:trHeight w:val="440"/>
        </w:trPr>
        <w:tc>
          <w:tcPr>
            <w:tcW w:w="2065" w:type="dxa"/>
            <w:vAlign w:val="center"/>
          </w:tcPr>
          <w:p w14:paraId="4092B353" w14:textId="77777777" w:rsidR="004875B4" w:rsidRPr="004875B4" w:rsidRDefault="004875B4" w:rsidP="004875B4">
            <w:pPr>
              <w:spacing w:before="0" w:after="0" w:line="240" w:lineRule="auto"/>
              <w:jc w:val="left"/>
              <w:rPr>
                <w:b/>
                <w:sz w:val="24"/>
              </w:rPr>
            </w:pPr>
            <w:r w:rsidRPr="004875B4">
              <w:rPr>
                <w:b/>
                <w:sz w:val="24"/>
              </w:rPr>
              <w:t>Tác nhân</w:t>
            </w:r>
          </w:p>
        </w:tc>
        <w:tc>
          <w:tcPr>
            <w:tcW w:w="6951" w:type="dxa"/>
            <w:gridSpan w:val="3"/>
            <w:vAlign w:val="center"/>
          </w:tcPr>
          <w:p w14:paraId="56F65230" w14:textId="77777777" w:rsidR="004875B4" w:rsidRPr="004875B4" w:rsidRDefault="004875B4" w:rsidP="004875B4">
            <w:pPr>
              <w:spacing w:before="0" w:after="0" w:line="240" w:lineRule="auto"/>
              <w:jc w:val="center"/>
              <w:rPr>
                <w:sz w:val="24"/>
              </w:rPr>
            </w:pPr>
            <w:r w:rsidRPr="004875B4">
              <w:rPr>
                <w:sz w:val="24"/>
              </w:rPr>
              <w:t>Khách hàng</w:t>
            </w:r>
          </w:p>
        </w:tc>
      </w:tr>
      <w:tr w:rsidR="004875B4" w:rsidRPr="004875B4" w14:paraId="12D015F9" w14:textId="77777777" w:rsidTr="009013A1">
        <w:trPr>
          <w:trHeight w:val="719"/>
        </w:trPr>
        <w:tc>
          <w:tcPr>
            <w:tcW w:w="2065" w:type="dxa"/>
            <w:vAlign w:val="center"/>
          </w:tcPr>
          <w:p w14:paraId="3EEE488E" w14:textId="77777777" w:rsidR="004875B4" w:rsidRPr="004875B4" w:rsidRDefault="004875B4" w:rsidP="004875B4">
            <w:pPr>
              <w:spacing w:before="0" w:after="0" w:line="240" w:lineRule="auto"/>
              <w:jc w:val="left"/>
              <w:rPr>
                <w:b/>
                <w:sz w:val="24"/>
              </w:rPr>
            </w:pPr>
            <w:r w:rsidRPr="004875B4">
              <w:rPr>
                <w:b/>
                <w:sz w:val="24"/>
              </w:rPr>
              <w:lastRenderedPageBreak/>
              <w:t>Mô tả</w:t>
            </w:r>
          </w:p>
        </w:tc>
        <w:tc>
          <w:tcPr>
            <w:tcW w:w="6951" w:type="dxa"/>
            <w:gridSpan w:val="3"/>
            <w:vAlign w:val="center"/>
          </w:tcPr>
          <w:p w14:paraId="566243CE" w14:textId="77777777" w:rsidR="004875B4" w:rsidRPr="004875B4" w:rsidRDefault="004875B4" w:rsidP="004875B4">
            <w:pPr>
              <w:spacing w:before="0" w:after="0" w:line="240" w:lineRule="auto"/>
              <w:jc w:val="left"/>
              <w:rPr>
                <w:sz w:val="24"/>
              </w:rPr>
            </w:pPr>
            <w:r w:rsidRPr="004875B4">
              <w:rPr>
                <w:sz w:val="24"/>
              </w:rPr>
              <w:t>Usecase mô tả quá khách hang sử dụng dịch vụ gọi xe theo yêu cầu</w:t>
            </w:r>
          </w:p>
        </w:tc>
      </w:tr>
      <w:tr w:rsidR="004875B4" w:rsidRPr="004875B4" w14:paraId="5D1E0303" w14:textId="77777777" w:rsidTr="009013A1">
        <w:trPr>
          <w:trHeight w:val="530"/>
        </w:trPr>
        <w:tc>
          <w:tcPr>
            <w:tcW w:w="2065" w:type="dxa"/>
            <w:vAlign w:val="center"/>
          </w:tcPr>
          <w:p w14:paraId="53E7A6A8" w14:textId="77777777" w:rsidR="004875B4" w:rsidRPr="004875B4" w:rsidRDefault="004875B4" w:rsidP="004875B4">
            <w:pPr>
              <w:spacing w:before="0" w:after="0" w:line="240" w:lineRule="auto"/>
              <w:jc w:val="left"/>
              <w:rPr>
                <w:b/>
                <w:sz w:val="24"/>
              </w:rPr>
            </w:pPr>
            <w:r w:rsidRPr="004875B4">
              <w:rPr>
                <w:b/>
                <w:sz w:val="24"/>
              </w:rPr>
              <w:t>Tiền điều kiện</w:t>
            </w:r>
          </w:p>
        </w:tc>
        <w:tc>
          <w:tcPr>
            <w:tcW w:w="6951" w:type="dxa"/>
            <w:gridSpan w:val="3"/>
            <w:vAlign w:val="center"/>
          </w:tcPr>
          <w:p w14:paraId="78F15385" w14:textId="77777777" w:rsidR="004875B4" w:rsidRPr="004875B4" w:rsidRDefault="004875B4" w:rsidP="004875B4">
            <w:pPr>
              <w:spacing w:before="0" w:after="0" w:line="240" w:lineRule="auto"/>
              <w:jc w:val="left"/>
              <w:rPr>
                <w:sz w:val="24"/>
              </w:rPr>
            </w:pPr>
            <w:r w:rsidRPr="004875B4">
              <w:rPr>
                <w:sz w:val="24"/>
              </w:rPr>
              <w:t>Khách hàng đã đăng nhập vào hệ thống</w:t>
            </w:r>
          </w:p>
        </w:tc>
      </w:tr>
      <w:tr w:rsidR="004875B4" w:rsidRPr="004875B4" w14:paraId="35FE4E2D" w14:textId="77777777" w:rsidTr="009013A1">
        <w:trPr>
          <w:trHeight w:val="6830"/>
        </w:trPr>
        <w:tc>
          <w:tcPr>
            <w:tcW w:w="2065" w:type="dxa"/>
            <w:vAlign w:val="center"/>
          </w:tcPr>
          <w:p w14:paraId="636660EE" w14:textId="77777777" w:rsidR="004875B4" w:rsidRPr="004875B4" w:rsidRDefault="004875B4" w:rsidP="004875B4">
            <w:pPr>
              <w:spacing w:before="0" w:after="0" w:line="240" w:lineRule="auto"/>
              <w:jc w:val="left"/>
              <w:rPr>
                <w:b/>
                <w:sz w:val="24"/>
              </w:rPr>
            </w:pPr>
            <w:r w:rsidRPr="004875B4">
              <w:rPr>
                <w:b/>
                <w:sz w:val="24"/>
              </w:rPr>
              <w:t>Luồng sự kiện chính</w:t>
            </w:r>
          </w:p>
        </w:tc>
        <w:tc>
          <w:tcPr>
            <w:tcW w:w="6951" w:type="dxa"/>
            <w:gridSpan w:val="3"/>
            <w:vAlign w:val="center"/>
          </w:tcPr>
          <w:p w14:paraId="69A1784E" w14:textId="77777777" w:rsidR="004875B4" w:rsidRPr="004875B4" w:rsidRDefault="004875B4" w:rsidP="004875B4">
            <w:pPr>
              <w:spacing w:before="0" w:after="0" w:line="240" w:lineRule="auto"/>
              <w:jc w:val="left"/>
              <w:rPr>
                <w:sz w:val="24"/>
              </w:rPr>
            </w:pPr>
          </w:p>
          <w:tbl>
            <w:tblPr>
              <w:tblStyle w:val="LiBang3"/>
              <w:tblW w:w="6728" w:type="dxa"/>
              <w:tblLook w:val="04A0" w:firstRow="1" w:lastRow="0" w:firstColumn="1" w:lastColumn="0" w:noHBand="0" w:noVBand="1"/>
            </w:tblPr>
            <w:tblGrid>
              <w:gridCol w:w="643"/>
              <w:gridCol w:w="1765"/>
              <w:gridCol w:w="4320"/>
            </w:tblGrid>
            <w:tr w:rsidR="004875B4" w:rsidRPr="004875B4" w14:paraId="1E52CC16" w14:textId="77777777" w:rsidTr="009013A1">
              <w:trPr>
                <w:trHeight w:val="377"/>
              </w:trPr>
              <w:tc>
                <w:tcPr>
                  <w:tcW w:w="643" w:type="dxa"/>
                  <w:vAlign w:val="center"/>
                </w:tcPr>
                <w:p w14:paraId="72912D1D"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467C9723"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34BEFF3E"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3D47CF3" w14:textId="77777777" w:rsidTr="009013A1">
              <w:trPr>
                <w:trHeight w:val="350"/>
              </w:trPr>
              <w:tc>
                <w:tcPr>
                  <w:tcW w:w="643" w:type="dxa"/>
                  <w:vAlign w:val="center"/>
                </w:tcPr>
                <w:p w14:paraId="696C244F" w14:textId="77777777" w:rsidR="004875B4" w:rsidRPr="004875B4" w:rsidRDefault="004875B4" w:rsidP="004875B4">
                  <w:pPr>
                    <w:spacing w:before="0" w:after="0" w:line="240" w:lineRule="auto"/>
                    <w:jc w:val="center"/>
                    <w:rPr>
                      <w:sz w:val="24"/>
                    </w:rPr>
                  </w:pPr>
                  <w:r w:rsidRPr="004875B4">
                    <w:rPr>
                      <w:sz w:val="24"/>
                    </w:rPr>
                    <w:t>1</w:t>
                  </w:r>
                </w:p>
              </w:tc>
              <w:tc>
                <w:tcPr>
                  <w:tcW w:w="1765" w:type="dxa"/>
                  <w:vAlign w:val="center"/>
                </w:tcPr>
                <w:p w14:paraId="74B9CD01"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6FA8532" w14:textId="77777777" w:rsidR="004875B4" w:rsidRPr="004875B4" w:rsidRDefault="004875B4" w:rsidP="004875B4">
                  <w:pPr>
                    <w:spacing w:before="0" w:after="0" w:line="240" w:lineRule="auto"/>
                    <w:rPr>
                      <w:sz w:val="24"/>
                    </w:rPr>
                  </w:pPr>
                  <w:r w:rsidRPr="004875B4">
                    <w:rPr>
                      <w:sz w:val="24"/>
                    </w:rPr>
                    <w:t>Vào màn hình chính của ứng dụng</w:t>
                  </w:r>
                </w:p>
              </w:tc>
            </w:tr>
            <w:tr w:rsidR="004875B4" w:rsidRPr="004875B4" w14:paraId="7023028B" w14:textId="77777777" w:rsidTr="009013A1">
              <w:trPr>
                <w:trHeight w:val="638"/>
              </w:trPr>
              <w:tc>
                <w:tcPr>
                  <w:tcW w:w="643" w:type="dxa"/>
                  <w:vAlign w:val="center"/>
                </w:tcPr>
                <w:p w14:paraId="29CA2915" w14:textId="77777777" w:rsidR="004875B4" w:rsidRPr="004875B4" w:rsidRDefault="004875B4" w:rsidP="004875B4">
                  <w:pPr>
                    <w:spacing w:before="0" w:after="0" w:line="240" w:lineRule="auto"/>
                    <w:jc w:val="center"/>
                    <w:rPr>
                      <w:sz w:val="24"/>
                    </w:rPr>
                  </w:pPr>
                  <w:r w:rsidRPr="004875B4">
                    <w:rPr>
                      <w:sz w:val="24"/>
                    </w:rPr>
                    <w:t>2</w:t>
                  </w:r>
                </w:p>
              </w:tc>
              <w:tc>
                <w:tcPr>
                  <w:tcW w:w="1765" w:type="dxa"/>
                  <w:vAlign w:val="center"/>
                </w:tcPr>
                <w:p w14:paraId="4B96C3F3"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71E81964" w14:textId="77777777" w:rsidR="004875B4" w:rsidRPr="004875B4" w:rsidRDefault="004875B4" w:rsidP="004875B4">
                  <w:pPr>
                    <w:spacing w:before="0" w:after="0" w:line="240" w:lineRule="auto"/>
                    <w:rPr>
                      <w:sz w:val="24"/>
                    </w:rPr>
                  </w:pPr>
                  <w:r w:rsidRPr="004875B4">
                    <w:rPr>
                      <w:sz w:val="24"/>
                    </w:rPr>
                    <w:t>Chọn loại hình vận chuyển và loại phương tiện vận chuyển</w:t>
                  </w:r>
                </w:p>
              </w:tc>
            </w:tr>
            <w:tr w:rsidR="004875B4" w:rsidRPr="004875B4" w14:paraId="41EDCF06" w14:textId="77777777" w:rsidTr="009013A1">
              <w:trPr>
                <w:trHeight w:val="458"/>
              </w:trPr>
              <w:tc>
                <w:tcPr>
                  <w:tcW w:w="643" w:type="dxa"/>
                  <w:vAlign w:val="center"/>
                </w:tcPr>
                <w:p w14:paraId="0A257A06" w14:textId="77777777" w:rsidR="004875B4" w:rsidRPr="004875B4" w:rsidRDefault="004875B4" w:rsidP="004875B4">
                  <w:pPr>
                    <w:spacing w:before="0" w:after="0" w:line="240" w:lineRule="auto"/>
                    <w:jc w:val="center"/>
                    <w:rPr>
                      <w:sz w:val="24"/>
                    </w:rPr>
                  </w:pPr>
                  <w:r w:rsidRPr="004875B4">
                    <w:rPr>
                      <w:sz w:val="24"/>
                    </w:rPr>
                    <w:t>3</w:t>
                  </w:r>
                </w:p>
              </w:tc>
              <w:tc>
                <w:tcPr>
                  <w:tcW w:w="1765" w:type="dxa"/>
                  <w:vAlign w:val="center"/>
                </w:tcPr>
                <w:p w14:paraId="5AC6DE77"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A517478" w14:textId="77777777" w:rsidR="004875B4" w:rsidRPr="004875B4" w:rsidRDefault="004875B4" w:rsidP="004875B4">
                  <w:pPr>
                    <w:spacing w:before="0" w:after="0" w:line="240" w:lineRule="auto"/>
                    <w:rPr>
                      <w:sz w:val="24"/>
                    </w:rPr>
                  </w:pPr>
                  <w:r w:rsidRPr="004875B4">
                    <w:rPr>
                      <w:sz w:val="24"/>
                    </w:rPr>
                    <w:t>Nhập vào điểm đi</w:t>
                  </w:r>
                </w:p>
              </w:tc>
            </w:tr>
            <w:tr w:rsidR="004875B4" w:rsidRPr="004875B4" w14:paraId="58BC7077" w14:textId="77777777" w:rsidTr="009013A1">
              <w:trPr>
                <w:trHeight w:val="737"/>
              </w:trPr>
              <w:tc>
                <w:tcPr>
                  <w:tcW w:w="643" w:type="dxa"/>
                  <w:vAlign w:val="center"/>
                </w:tcPr>
                <w:p w14:paraId="5B2BF231" w14:textId="77777777" w:rsidR="004875B4" w:rsidRPr="004875B4" w:rsidRDefault="004875B4" w:rsidP="004875B4">
                  <w:pPr>
                    <w:spacing w:before="0" w:after="0" w:line="240" w:lineRule="auto"/>
                    <w:jc w:val="center"/>
                    <w:rPr>
                      <w:sz w:val="24"/>
                    </w:rPr>
                  </w:pPr>
                  <w:r w:rsidRPr="004875B4">
                    <w:rPr>
                      <w:sz w:val="24"/>
                    </w:rPr>
                    <w:t>4</w:t>
                  </w:r>
                </w:p>
              </w:tc>
              <w:tc>
                <w:tcPr>
                  <w:tcW w:w="1765" w:type="dxa"/>
                  <w:vAlign w:val="center"/>
                </w:tcPr>
                <w:p w14:paraId="3FF739E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0A758002" w14:textId="77777777" w:rsidR="004875B4" w:rsidRPr="004875B4" w:rsidRDefault="004875B4" w:rsidP="004875B4">
                  <w:pPr>
                    <w:spacing w:before="0" w:after="0" w:line="240" w:lineRule="auto"/>
                    <w:rPr>
                      <w:sz w:val="24"/>
                    </w:rPr>
                  </w:pPr>
                  <w:r w:rsidRPr="004875B4">
                    <w:rPr>
                      <w:sz w:val="24"/>
                    </w:rPr>
                    <w:t>Nhập vào điểm đến và thông tin người nhận tại địa điểm này</w:t>
                  </w:r>
                </w:p>
              </w:tc>
            </w:tr>
            <w:tr w:rsidR="004875B4" w:rsidRPr="004875B4" w14:paraId="7A5D39A9" w14:textId="77777777" w:rsidTr="009013A1">
              <w:trPr>
                <w:trHeight w:val="647"/>
              </w:trPr>
              <w:tc>
                <w:tcPr>
                  <w:tcW w:w="643" w:type="dxa"/>
                  <w:vAlign w:val="center"/>
                </w:tcPr>
                <w:p w14:paraId="503377B8" w14:textId="77777777" w:rsidR="004875B4" w:rsidRPr="004875B4" w:rsidRDefault="004875B4" w:rsidP="004875B4">
                  <w:pPr>
                    <w:spacing w:before="0" w:after="0" w:line="240" w:lineRule="auto"/>
                    <w:jc w:val="center"/>
                    <w:rPr>
                      <w:sz w:val="24"/>
                    </w:rPr>
                  </w:pPr>
                  <w:r w:rsidRPr="004875B4">
                    <w:rPr>
                      <w:sz w:val="24"/>
                    </w:rPr>
                    <w:t>5</w:t>
                  </w:r>
                </w:p>
              </w:tc>
              <w:tc>
                <w:tcPr>
                  <w:tcW w:w="1765" w:type="dxa"/>
                  <w:vAlign w:val="center"/>
                </w:tcPr>
                <w:p w14:paraId="6184BCA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C469209" w14:textId="77777777" w:rsidR="004875B4" w:rsidRPr="004875B4" w:rsidRDefault="004875B4" w:rsidP="004875B4">
                  <w:pPr>
                    <w:spacing w:before="0" w:after="0" w:line="240" w:lineRule="auto"/>
                    <w:rPr>
                      <w:sz w:val="24"/>
                    </w:rPr>
                  </w:pPr>
                  <w:r w:rsidRPr="004875B4">
                    <w:rPr>
                      <w:sz w:val="24"/>
                    </w:rPr>
                    <w:t>Gửi yêu cầu gọi xe</w:t>
                  </w:r>
                </w:p>
              </w:tc>
            </w:tr>
            <w:tr w:rsidR="004875B4" w:rsidRPr="004875B4" w14:paraId="2AA2C396" w14:textId="77777777" w:rsidTr="009013A1">
              <w:trPr>
                <w:trHeight w:val="629"/>
              </w:trPr>
              <w:tc>
                <w:tcPr>
                  <w:tcW w:w="643" w:type="dxa"/>
                  <w:vAlign w:val="center"/>
                </w:tcPr>
                <w:p w14:paraId="6579F2CA" w14:textId="77777777" w:rsidR="004875B4" w:rsidRPr="004875B4" w:rsidRDefault="004875B4" w:rsidP="004875B4">
                  <w:pPr>
                    <w:spacing w:before="0" w:after="0" w:line="240" w:lineRule="auto"/>
                    <w:jc w:val="center"/>
                    <w:rPr>
                      <w:sz w:val="24"/>
                    </w:rPr>
                  </w:pPr>
                  <w:r w:rsidRPr="004875B4">
                    <w:rPr>
                      <w:sz w:val="24"/>
                    </w:rPr>
                    <w:t>6</w:t>
                  </w:r>
                </w:p>
              </w:tc>
              <w:tc>
                <w:tcPr>
                  <w:tcW w:w="1765" w:type="dxa"/>
                  <w:vAlign w:val="center"/>
                </w:tcPr>
                <w:p w14:paraId="12642CE4"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81AE3D2" w14:textId="77777777" w:rsidR="004875B4" w:rsidRPr="004875B4" w:rsidRDefault="004875B4" w:rsidP="004875B4">
                  <w:pPr>
                    <w:spacing w:before="0" w:after="0" w:line="240" w:lineRule="auto"/>
                    <w:rPr>
                      <w:sz w:val="24"/>
                    </w:rPr>
                  </w:pPr>
                  <w:r w:rsidRPr="004875B4">
                    <w:rPr>
                      <w:sz w:val="24"/>
                    </w:rPr>
                    <w:t>Hiển thị form xác nhận yêu cầu gọi xe</w:t>
                  </w:r>
                </w:p>
              </w:tc>
            </w:tr>
            <w:tr w:rsidR="004875B4" w:rsidRPr="004875B4" w14:paraId="50488855" w14:textId="77777777" w:rsidTr="009013A1">
              <w:trPr>
                <w:trHeight w:val="476"/>
              </w:trPr>
              <w:tc>
                <w:tcPr>
                  <w:tcW w:w="643" w:type="dxa"/>
                  <w:vAlign w:val="center"/>
                </w:tcPr>
                <w:p w14:paraId="4136123B" w14:textId="77777777" w:rsidR="004875B4" w:rsidRPr="004875B4" w:rsidRDefault="004875B4" w:rsidP="004875B4">
                  <w:pPr>
                    <w:spacing w:before="0" w:after="0" w:line="240" w:lineRule="auto"/>
                    <w:jc w:val="center"/>
                    <w:rPr>
                      <w:sz w:val="24"/>
                    </w:rPr>
                  </w:pPr>
                  <w:r w:rsidRPr="004875B4">
                    <w:rPr>
                      <w:sz w:val="24"/>
                    </w:rPr>
                    <w:t>7</w:t>
                  </w:r>
                </w:p>
              </w:tc>
              <w:tc>
                <w:tcPr>
                  <w:tcW w:w="1765" w:type="dxa"/>
                  <w:vAlign w:val="center"/>
                </w:tcPr>
                <w:p w14:paraId="526638E0"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6A0C23E" w14:textId="77777777" w:rsidR="004875B4" w:rsidRPr="004875B4" w:rsidRDefault="004875B4" w:rsidP="004875B4">
                  <w:pPr>
                    <w:spacing w:before="0" w:after="0" w:line="240" w:lineRule="auto"/>
                    <w:rPr>
                      <w:sz w:val="24"/>
                    </w:rPr>
                  </w:pPr>
                  <w:r w:rsidRPr="004875B4">
                    <w:rPr>
                      <w:sz w:val="24"/>
                    </w:rPr>
                    <w:t>Xác nhận yêu cầu</w:t>
                  </w:r>
                </w:p>
              </w:tc>
            </w:tr>
            <w:tr w:rsidR="004875B4" w:rsidRPr="004875B4" w14:paraId="78BDAD23" w14:textId="77777777" w:rsidTr="009013A1">
              <w:trPr>
                <w:trHeight w:val="728"/>
              </w:trPr>
              <w:tc>
                <w:tcPr>
                  <w:tcW w:w="643" w:type="dxa"/>
                  <w:vAlign w:val="center"/>
                </w:tcPr>
                <w:p w14:paraId="09A30D7C" w14:textId="77777777" w:rsidR="004875B4" w:rsidRPr="004875B4" w:rsidRDefault="004875B4" w:rsidP="004875B4">
                  <w:pPr>
                    <w:spacing w:before="0" w:after="0" w:line="240" w:lineRule="auto"/>
                    <w:jc w:val="center"/>
                    <w:rPr>
                      <w:sz w:val="24"/>
                    </w:rPr>
                  </w:pPr>
                  <w:r w:rsidRPr="004875B4">
                    <w:rPr>
                      <w:sz w:val="24"/>
                    </w:rPr>
                    <w:t>8</w:t>
                  </w:r>
                </w:p>
              </w:tc>
              <w:tc>
                <w:tcPr>
                  <w:tcW w:w="1765" w:type="dxa"/>
                  <w:vAlign w:val="center"/>
                </w:tcPr>
                <w:p w14:paraId="4F48F10A"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C53DFCE" w14:textId="77777777" w:rsidR="004875B4" w:rsidRPr="004875B4" w:rsidRDefault="004875B4" w:rsidP="004875B4">
                  <w:pPr>
                    <w:spacing w:before="0" w:after="0" w:line="240" w:lineRule="auto"/>
                    <w:rPr>
                      <w:sz w:val="24"/>
                    </w:rPr>
                  </w:pPr>
                  <w:r w:rsidRPr="004875B4">
                    <w:rPr>
                      <w:sz w:val="24"/>
                    </w:rPr>
                    <w:t xml:space="preserve">Tìm kiếm và kết nối khách hàng với tài xế gần nhất </w:t>
                  </w:r>
                </w:p>
              </w:tc>
            </w:tr>
            <w:tr w:rsidR="004875B4" w:rsidRPr="004875B4" w14:paraId="07F9EC5B" w14:textId="77777777" w:rsidTr="009013A1">
              <w:trPr>
                <w:trHeight w:val="476"/>
              </w:trPr>
              <w:tc>
                <w:tcPr>
                  <w:tcW w:w="643" w:type="dxa"/>
                  <w:vAlign w:val="center"/>
                </w:tcPr>
                <w:p w14:paraId="1FA8069C" w14:textId="77777777" w:rsidR="004875B4" w:rsidRPr="004875B4" w:rsidRDefault="004875B4" w:rsidP="004875B4">
                  <w:pPr>
                    <w:spacing w:before="0" w:after="0" w:line="240" w:lineRule="auto"/>
                    <w:jc w:val="center"/>
                    <w:rPr>
                      <w:sz w:val="24"/>
                    </w:rPr>
                  </w:pPr>
                  <w:r w:rsidRPr="004875B4">
                    <w:rPr>
                      <w:sz w:val="24"/>
                    </w:rPr>
                    <w:t>9</w:t>
                  </w:r>
                </w:p>
              </w:tc>
              <w:tc>
                <w:tcPr>
                  <w:tcW w:w="1765" w:type="dxa"/>
                  <w:vAlign w:val="center"/>
                </w:tcPr>
                <w:p w14:paraId="0C1261EC"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84346A5" w14:textId="77777777" w:rsidR="004875B4" w:rsidRPr="004875B4" w:rsidRDefault="004875B4" w:rsidP="004875B4">
                  <w:pPr>
                    <w:spacing w:before="0" w:after="0" w:line="240" w:lineRule="auto"/>
                    <w:rPr>
                      <w:sz w:val="24"/>
                    </w:rPr>
                  </w:pPr>
                  <w:r w:rsidRPr="004875B4">
                    <w:rPr>
                      <w:sz w:val="24"/>
                    </w:rPr>
                    <w:t>Khi tài xế nhận yêu cầu gọi xe, hệ thống hiển thị thông tin về vị trí, thông tin cá nhân của tài xế, phương tiện, thời gian ước tính từ vị trí của tài xế đến vị trí của khách hàng.</w:t>
                  </w:r>
                </w:p>
              </w:tc>
            </w:tr>
          </w:tbl>
          <w:p w14:paraId="19ED0C51" w14:textId="77777777" w:rsidR="004875B4" w:rsidRPr="004875B4" w:rsidRDefault="004875B4" w:rsidP="004875B4">
            <w:pPr>
              <w:spacing w:before="0" w:after="0" w:line="240" w:lineRule="auto"/>
              <w:jc w:val="left"/>
              <w:rPr>
                <w:sz w:val="24"/>
              </w:rPr>
            </w:pPr>
          </w:p>
        </w:tc>
      </w:tr>
      <w:tr w:rsidR="004875B4" w:rsidRPr="004875B4" w14:paraId="7E9149F4" w14:textId="77777777" w:rsidTr="009013A1">
        <w:trPr>
          <w:trHeight w:val="2501"/>
        </w:trPr>
        <w:tc>
          <w:tcPr>
            <w:tcW w:w="2065" w:type="dxa"/>
            <w:vAlign w:val="center"/>
          </w:tcPr>
          <w:p w14:paraId="7809EA83" w14:textId="77777777" w:rsidR="004875B4" w:rsidRPr="004875B4" w:rsidRDefault="004875B4" w:rsidP="004875B4">
            <w:pPr>
              <w:spacing w:before="0" w:after="0" w:line="240" w:lineRule="auto"/>
              <w:jc w:val="left"/>
              <w:rPr>
                <w:b/>
                <w:sz w:val="24"/>
              </w:rPr>
            </w:pPr>
            <w:r w:rsidRPr="004875B4">
              <w:rPr>
                <w:b/>
                <w:sz w:val="24"/>
              </w:rPr>
              <w:t>Luồng sự kiện thay thế</w:t>
            </w:r>
          </w:p>
        </w:tc>
        <w:tc>
          <w:tcPr>
            <w:tcW w:w="6951" w:type="dxa"/>
            <w:gridSpan w:val="3"/>
            <w:vAlign w:val="center"/>
          </w:tcPr>
          <w:p w14:paraId="2F769F73" w14:textId="77777777" w:rsidR="004875B4" w:rsidRPr="004875B4" w:rsidRDefault="004875B4" w:rsidP="004875B4">
            <w:pPr>
              <w:spacing w:before="0" w:after="0" w:line="240" w:lineRule="auto"/>
              <w:jc w:val="left"/>
              <w:rPr>
                <w:sz w:val="22"/>
                <w:szCs w:val="22"/>
              </w:rPr>
            </w:pPr>
          </w:p>
          <w:tbl>
            <w:tblPr>
              <w:tblStyle w:val="LiBang3"/>
              <w:tblW w:w="6728" w:type="dxa"/>
              <w:tblLook w:val="04A0" w:firstRow="1" w:lastRow="0" w:firstColumn="1" w:lastColumn="0" w:noHBand="0" w:noVBand="1"/>
            </w:tblPr>
            <w:tblGrid>
              <w:gridCol w:w="643"/>
              <w:gridCol w:w="1765"/>
              <w:gridCol w:w="4320"/>
            </w:tblGrid>
            <w:tr w:rsidR="004875B4" w:rsidRPr="004875B4" w14:paraId="05D2393C" w14:textId="77777777" w:rsidTr="009013A1">
              <w:trPr>
                <w:trHeight w:val="359"/>
              </w:trPr>
              <w:tc>
                <w:tcPr>
                  <w:tcW w:w="643" w:type="dxa"/>
                  <w:vAlign w:val="center"/>
                </w:tcPr>
                <w:p w14:paraId="74CFBBFE"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606BE879"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26C244B2"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E71ABD1" w14:textId="77777777" w:rsidTr="009013A1">
              <w:trPr>
                <w:trHeight w:val="710"/>
              </w:trPr>
              <w:tc>
                <w:tcPr>
                  <w:tcW w:w="643" w:type="dxa"/>
                  <w:vAlign w:val="center"/>
                </w:tcPr>
                <w:p w14:paraId="6CEA5ABB" w14:textId="77777777" w:rsidR="004875B4" w:rsidRPr="004875B4" w:rsidRDefault="004875B4" w:rsidP="004875B4">
                  <w:pPr>
                    <w:spacing w:before="0" w:after="0" w:line="240" w:lineRule="auto"/>
                    <w:jc w:val="center"/>
                    <w:rPr>
                      <w:sz w:val="24"/>
                    </w:rPr>
                  </w:pPr>
                  <w:r w:rsidRPr="004875B4">
                    <w:rPr>
                      <w:sz w:val="24"/>
                    </w:rPr>
                    <w:t>7a</w:t>
                  </w:r>
                </w:p>
              </w:tc>
              <w:tc>
                <w:tcPr>
                  <w:tcW w:w="1765" w:type="dxa"/>
                  <w:vAlign w:val="center"/>
                </w:tcPr>
                <w:p w14:paraId="75A7B104"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D3ED4AC" w14:textId="77777777" w:rsidR="004875B4" w:rsidRPr="004875B4" w:rsidRDefault="004875B4" w:rsidP="004875B4">
                  <w:pPr>
                    <w:spacing w:before="0" w:after="0" w:line="240" w:lineRule="auto"/>
                    <w:rPr>
                      <w:sz w:val="24"/>
                    </w:rPr>
                  </w:pPr>
                  <w:r w:rsidRPr="004875B4">
                    <w:rPr>
                      <w:sz w:val="24"/>
                    </w:rPr>
                    <w:t xml:space="preserve">Hủy yêu cầu </w:t>
                  </w:r>
                </w:p>
              </w:tc>
            </w:tr>
            <w:tr w:rsidR="004875B4" w:rsidRPr="004875B4" w14:paraId="56ECFC5C" w14:textId="77777777" w:rsidTr="009013A1">
              <w:trPr>
                <w:trHeight w:val="683"/>
              </w:trPr>
              <w:tc>
                <w:tcPr>
                  <w:tcW w:w="643" w:type="dxa"/>
                  <w:vAlign w:val="center"/>
                </w:tcPr>
                <w:p w14:paraId="59D948E4" w14:textId="77777777" w:rsidR="004875B4" w:rsidRPr="004875B4" w:rsidRDefault="004875B4" w:rsidP="004875B4">
                  <w:pPr>
                    <w:spacing w:before="0" w:after="0" w:line="240" w:lineRule="auto"/>
                    <w:jc w:val="center"/>
                    <w:rPr>
                      <w:sz w:val="24"/>
                    </w:rPr>
                  </w:pPr>
                  <w:r w:rsidRPr="004875B4">
                    <w:rPr>
                      <w:sz w:val="24"/>
                    </w:rPr>
                    <w:t>8a</w:t>
                  </w:r>
                </w:p>
              </w:tc>
              <w:tc>
                <w:tcPr>
                  <w:tcW w:w="1765" w:type="dxa"/>
                  <w:vAlign w:val="center"/>
                </w:tcPr>
                <w:p w14:paraId="7FCE361B"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4FE9D80" w14:textId="77777777" w:rsidR="004875B4" w:rsidRPr="004875B4" w:rsidRDefault="004875B4" w:rsidP="004875B4">
                  <w:pPr>
                    <w:spacing w:before="0" w:after="0" w:line="240" w:lineRule="auto"/>
                    <w:rPr>
                      <w:sz w:val="24"/>
                    </w:rPr>
                  </w:pPr>
                  <w:r w:rsidRPr="004875B4">
                    <w:rPr>
                      <w:sz w:val="24"/>
                    </w:rPr>
                    <w:t>Trở về giao diện chính nếu người dùng hủy yêu cầu</w:t>
                  </w:r>
                </w:p>
              </w:tc>
            </w:tr>
            <w:tr w:rsidR="004875B4" w:rsidRPr="004875B4" w14:paraId="384DE868" w14:textId="77777777" w:rsidTr="009013A1">
              <w:trPr>
                <w:trHeight w:val="494"/>
              </w:trPr>
              <w:tc>
                <w:tcPr>
                  <w:tcW w:w="643" w:type="dxa"/>
                  <w:vAlign w:val="center"/>
                </w:tcPr>
                <w:p w14:paraId="5C9A2C7D" w14:textId="77777777" w:rsidR="004875B4" w:rsidRPr="004875B4" w:rsidRDefault="004875B4" w:rsidP="004875B4">
                  <w:pPr>
                    <w:spacing w:before="0" w:after="0" w:line="240" w:lineRule="auto"/>
                    <w:jc w:val="center"/>
                    <w:rPr>
                      <w:sz w:val="24"/>
                    </w:rPr>
                  </w:pPr>
                  <w:r w:rsidRPr="004875B4">
                    <w:rPr>
                      <w:sz w:val="24"/>
                    </w:rPr>
                    <w:t>9a</w:t>
                  </w:r>
                </w:p>
              </w:tc>
              <w:tc>
                <w:tcPr>
                  <w:tcW w:w="1765" w:type="dxa"/>
                  <w:vAlign w:val="center"/>
                </w:tcPr>
                <w:p w14:paraId="21A993CD"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0197D187" w14:textId="77777777" w:rsidR="004875B4" w:rsidRPr="004875B4" w:rsidRDefault="004875B4" w:rsidP="004875B4">
                  <w:pPr>
                    <w:spacing w:before="0" w:after="0" w:line="240" w:lineRule="auto"/>
                    <w:rPr>
                      <w:sz w:val="24"/>
                    </w:rPr>
                  </w:pPr>
                  <w:r w:rsidRPr="004875B4">
                    <w:rPr>
                      <w:sz w:val="24"/>
                    </w:rPr>
                    <w:t xml:space="preserve">Chuyển yêu cầu sang tài xế khác nếu tài xế trước đó không chấp nhận hoặc thông báo cho khách hàng nếu không tìm được tài xế </w:t>
                  </w:r>
                </w:p>
              </w:tc>
            </w:tr>
          </w:tbl>
          <w:p w14:paraId="1FD9B8BF" w14:textId="77777777" w:rsidR="004875B4" w:rsidRPr="004875B4" w:rsidRDefault="004875B4" w:rsidP="004875B4">
            <w:pPr>
              <w:spacing w:before="0" w:after="0" w:line="240" w:lineRule="auto"/>
              <w:jc w:val="left"/>
              <w:rPr>
                <w:sz w:val="24"/>
              </w:rPr>
            </w:pPr>
          </w:p>
        </w:tc>
      </w:tr>
      <w:tr w:rsidR="004875B4" w:rsidRPr="004875B4" w14:paraId="415F9DEF" w14:textId="77777777" w:rsidTr="009013A1">
        <w:trPr>
          <w:trHeight w:val="530"/>
        </w:trPr>
        <w:tc>
          <w:tcPr>
            <w:tcW w:w="2065" w:type="dxa"/>
            <w:vAlign w:val="center"/>
          </w:tcPr>
          <w:p w14:paraId="26CF1C4A" w14:textId="77777777" w:rsidR="004875B4" w:rsidRPr="004875B4" w:rsidRDefault="004875B4" w:rsidP="004875B4">
            <w:pPr>
              <w:spacing w:before="0" w:after="0" w:line="240" w:lineRule="auto"/>
              <w:jc w:val="left"/>
              <w:rPr>
                <w:b/>
                <w:sz w:val="24"/>
              </w:rPr>
            </w:pPr>
            <w:r w:rsidRPr="004875B4">
              <w:rPr>
                <w:b/>
                <w:sz w:val="24"/>
              </w:rPr>
              <w:t>Hậu điều kiện</w:t>
            </w:r>
          </w:p>
        </w:tc>
        <w:tc>
          <w:tcPr>
            <w:tcW w:w="6951" w:type="dxa"/>
            <w:gridSpan w:val="3"/>
            <w:vAlign w:val="center"/>
          </w:tcPr>
          <w:p w14:paraId="727D0617" w14:textId="77777777" w:rsidR="004875B4" w:rsidRPr="004875B4" w:rsidRDefault="004875B4" w:rsidP="004875B4">
            <w:pPr>
              <w:spacing w:before="0" w:after="0" w:line="240" w:lineRule="auto"/>
              <w:jc w:val="left"/>
              <w:rPr>
                <w:sz w:val="24"/>
              </w:rPr>
            </w:pPr>
            <w:r w:rsidRPr="004875B4">
              <w:rPr>
                <w:sz w:val="24"/>
              </w:rPr>
              <w:t>Không</w:t>
            </w:r>
          </w:p>
        </w:tc>
      </w:tr>
    </w:tbl>
    <w:p w14:paraId="151CCA08" w14:textId="77777777" w:rsidR="004875B4" w:rsidRPr="004875B4" w:rsidRDefault="004875B4" w:rsidP="004875B4">
      <w:pPr>
        <w:rPr>
          <w:lang w:val="vi-VN"/>
        </w:rPr>
      </w:pPr>
    </w:p>
    <w:p w14:paraId="48550A58" w14:textId="15B49F9B" w:rsidR="00663B12" w:rsidRDefault="00663B12" w:rsidP="00663B12">
      <w:pPr>
        <w:pStyle w:val="u3"/>
        <w:rPr>
          <w:lang w:val="vi-VN"/>
        </w:rPr>
      </w:pPr>
      <w:r w:rsidRPr="00663B12">
        <w:rPr>
          <w:lang w:val="vi-VN"/>
        </w:rPr>
        <w:lastRenderedPageBreak/>
        <w:t>Đặc tả use case UC004 – Nhận yêu cầu gọi xe</w:t>
      </w:r>
    </w:p>
    <w:tbl>
      <w:tblPr>
        <w:tblStyle w:val="LiBang4"/>
        <w:tblW w:w="0" w:type="auto"/>
        <w:tblLook w:val="04A0" w:firstRow="1" w:lastRow="0" w:firstColumn="1" w:lastColumn="0" w:noHBand="0" w:noVBand="1"/>
      </w:tblPr>
      <w:tblGrid>
        <w:gridCol w:w="1820"/>
        <w:gridCol w:w="1800"/>
        <w:gridCol w:w="1890"/>
        <w:gridCol w:w="3261"/>
      </w:tblGrid>
      <w:tr w:rsidR="00663B12" w:rsidRPr="00663B12" w14:paraId="7D4B3CD7" w14:textId="77777777" w:rsidTr="009013A1">
        <w:trPr>
          <w:trHeight w:val="440"/>
        </w:trPr>
        <w:tc>
          <w:tcPr>
            <w:tcW w:w="2065" w:type="dxa"/>
            <w:vAlign w:val="center"/>
          </w:tcPr>
          <w:p w14:paraId="372CD7DA" w14:textId="77777777" w:rsidR="00663B12" w:rsidRPr="00663B12" w:rsidRDefault="00663B12" w:rsidP="00663B12">
            <w:pPr>
              <w:spacing w:before="0" w:after="0" w:line="240" w:lineRule="auto"/>
              <w:jc w:val="left"/>
              <w:rPr>
                <w:b/>
                <w:sz w:val="24"/>
              </w:rPr>
            </w:pPr>
            <w:r w:rsidRPr="00663B12">
              <w:rPr>
                <w:b/>
                <w:sz w:val="24"/>
              </w:rPr>
              <w:t>Mã usecase</w:t>
            </w:r>
          </w:p>
        </w:tc>
        <w:tc>
          <w:tcPr>
            <w:tcW w:w="1800" w:type="dxa"/>
            <w:vAlign w:val="center"/>
          </w:tcPr>
          <w:p w14:paraId="4E6191A6" w14:textId="77777777" w:rsidR="00663B12" w:rsidRPr="00663B12" w:rsidRDefault="00663B12" w:rsidP="00663B12">
            <w:pPr>
              <w:spacing w:before="0" w:after="0" w:line="240" w:lineRule="auto"/>
              <w:jc w:val="center"/>
              <w:rPr>
                <w:sz w:val="24"/>
              </w:rPr>
            </w:pPr>
            <w:r w:rsidRPr="00663B12">
              <w:rPr>
                <w:sz w:val="24"/>
              </w:rPr>
              <w:t>UC004</w:t>
            </w:r>
          </w:p>
        </w:tc>
        <w:tc>
          <w:tcPr>
            <w:tcW w:w="1890" w:type="dxa"/>
            <w:vAlign w:val="center"/>
          </w:tcPr>
          <w:p w14:paraId="101D63C6" w14:textId="77777777" w:rsidR="00663B12" w:rsidRPr="00663B12" w:rsidRDefault="00663B12" w:rsidP="00663B12">
            <w:pPr>
              <w:spacing w:before="0" w:after="0" w:line="240" w:lineRule="auto"/>
              <w:jc w:val="left"/>
              <w:rPr>
                <w:b/>
                <w:sz w:val="24"/>
              </w:rPr>
            </w:pPr>
            <w:r w:rsidRPr="00663B12">
              <w:rPr>
                <w:b/>
                <w:sz w:val="24"/>
              </w:rPr>
              <w:t>Tên usecase</w:t>
            </w:r>
          </w:p>
        </w:tc>
        <w:tc>
          <w:tcPr>
            <w:tcW w:w="3261" w:type="dxa"/>
            <w:vAlign w:val="center"/>
          </w:tcPr>
          <w:p w14:paraId="52896DEF" w14:textId="77777777" w:rsidR="00663B12" w:rsidRPr="00663B12" w:rsidRDefault="00663B12" w:rsidP="00663B12">
            <w:pPr>
              <w:spacing w:before="0" w:after="0" w:line="240" w:lineRule="auto"/>
              <w:jc w:val="left"/>
              <w:rPr>
                <w:sz w:val="24"/>
              </w:rPr>
            </w:pPr>
            <w:r w:rsidRPr="00663B12">
              <w:rPr>
                <w:sz w:val="24"/>
              </w:rPr>
              <w:t>Nhận yêu cầu gọi xe</w:t>
            </w:r>
          </w:p>
        </w:tc>
      </w:tr>
      <w:tr w:rsidR="00663B12" w:rsidRPr="00663B12" w14:paraId="2682BB57" w14:textId="77777777" w:rsidTr="009013A1">
        <w:trPr>
          <w:trHeight w:val="440"/>
        </w:trPr>
        <w:tc>
          <w:tcPr>
            <w:tcW w:w="2065" w:type="dxa"/>
            <w:vAlign w:val="center"/>
          </w:tcPr>
          <w:p w14:paraId="4A6A0E33" w14:textId="77777777" w:rsidR="00663B12" w:rsidRPr="00663B12" w:rsidRDefault="00663B12" w:rsidP="00663B12">
            <w:pPr>
              <w:spacing w:before="0" w:after="0" w:line="240" w:lineRule="auto"/>
              <w:jc w:val="left"/>
              <w:rPr>
                <w:b/>
                <w:sz w:val="24"/>
              </w:rPr>
            </w:pPr>
            <w:r w:rsidRPr="00663B12">
              <w:rPr>
                <w:b/>
                <w:sz w:val="24"/>
              </w:rPr>
              <w:t>Tác nhân</w:t>
            </w:r>
          </w:p>
        </w:tc>
        <w:tc>
          <w:tcPr>
            <w:tcW w:w="6951" w:type="dxa"/>
            <w:gridSpan w:val="3"/>
            <w:vAlign w:val="center"/>
          </w:tcPr>
          <w:p w14:paraId="61AF8B60" w14:textId="77777777" w:rsidR="00663B12" w:rsidRPr="00663B12" w:rsidRDefault="00663B12" w:rsidP="00663B12">
            <w:pPr>
              <w:spacing w:before="0" w:after="0" w:line="240" w:lineRule="auto"/>
              <w:jc w:val="center"/>
              <w:rPr>
                <w:sz w:val="24"/>
              </w:rPr>
            </w:pPr>
            <w:r w:rsidRPr="00663B12">
              <w:rPr>
                <w:sz w:val="24"/>
              </w:rPr>
              <w:t>Tài xế</w:t>
            </w:r>
          </w:p>
        </w:tc>
      </w:tr>
      <w:tr w:rsidR="00663B12" w:rsidRPr="00663B12" w14:paraId="74B94D29" w14:textId="77777777" w:rsidTr="009013A1">
        <w:trPr>
          <w:trHeight w:val="638"/>
        </w:trPr>
        <w:tc>
          <w:tcPr>
            <w:tcW w:w="2065" w:type="dxa"/>
            <w:vAlign w:val="center"/>
          </w:tcPr>
          <w:p w14:paraId="0059CDCE" w14:textId="77777777" w:rsidR="00663B12" w:rsidRPr="00663B12" w:rsidRDefault="00663B12" w:rsidP="00663B12">
            <w:pPr>
              <w:spacing w:before="0" w:after="0" w:line="240" w:lineRule="auto"/>
              <w:jc w:val="left"/>
              <w:rPr>
                <w:b/>
                <w:sz w:val="24"/>
              </w:rPr>
            </w:pPr>
            <w:r w:rsidRPr="00663B12">
              <w:rPr>
                <w:b/>
                <w:sz w:val="24"/>
              </w:rPr>
              <w:t>Mô tả</w:t>
            </w:r>
          </w:p>
        </w:tc>
        <w:tc>
          <w:tcPr>
            <w:tcW w:w="6951" w:type="dxa"/>
            <w:gridSpan w:val="3"/>
            <w:vAlign w:val="center"/>
          </w:tcPr>
          <w:p w14:paraId="1038F91B" w14:textId="77777777" w:rsidR="00663B12" w:rsidRPr="00663B12" w:rsidRDefault="00663B12" w:rsidP="00663B12">
            <w:pPr>
              <w:spacing w:before="0" w:after="0" w:line="240" w:lineRule="auto"/>
              <w:jc w:val="left"/>
              <w:rPr>
                <w:sz w:val="24"/>
              </w:rPr>
            </w:pPr>
            <w:r w:rsidRPr="00663B12">
              <w:rPr>
                <w:sz w:val="24"/>
              </w:rPr>
              <w:t>Usecase mô tả quá trình tài xế nhận yêu cầu gọi xe</w:t>
            </w:r>
          </w:p>
        </w:tc>
      </w:tr>
      <w:tr w:rsidR="00663B12" w:rsidRPr="00663B12" w14:paraId="3308B4B8" w14:textId="77777777" w:rsidTr="009013A1">
        <w:trPr>
          <w:trHeight w:val="530"/>
        </w:trPr>
        <w:tc>
          <w:tcPr>
            <w:tcW w:w="2065" w:type="dxa"/>
            <w:vAlign w:val="center"/>
          </w:tcPr>
          <w:p w14:paraId="03D209A0" w14:textId="77777777" w:rsidR="00663B12" w:rsidRPr="00663B12" w:rsidRDefault="00663B12" w:rsidP="00663B12">
            <w:pPr>
              <w:spacing w:before="0" w:after="0" w:line="240" w:lineRule="auto"/>
              <w:jc w:val="left"/>
              <w:rPr>
                <w:b/>
                <w:sz w:val="24"/>
              </w:rPr>
            </w:pPr>
            <w:r w:rsidRPr="00663B12">
              <w:rPr>
                <w:b/>
                <w:sz w:val="24"/>
              </w:rPr>
              <w:t>Tiền điều kiện</w:t>
            </w:r>
          </w:p>
        </w:tc>
        <w:tc>
          <w:tcPr>
            <w:tcW w:w="6951" w:type="dxa"/>
            <w:gridSpan w:val="3"/>
            <w:vAlign w:val="center"/>
          </w:tcPr>
          <w:p w14:paraId="2BC80230" w14:textId="77777777" w:rsidR="00663B12" w:rsidRPr="00663B12" w:rsidRDefault="00663B12" w:rsidP="00663B12">
            <w:pPr>
              <w:spacing w:before="0" w:after="0" w:line="240" w:lineRule="auto"/>
              <w:jc w:val="left"/>
              <w:rPr>
                <w:sz w:val="24"/>
              </w:rPr>
            </w:pPr>
            <w:r w:rsidRPr="00663B12">
              <w:rPr>
                <w:sz w:val="24"/>
              </w:rPr>
              <w:t>Tài xế đã đăng nhập vào hệ thống và kích hoạt chế độ nhận yêu cầu gọi xe, có yêu cầu gọi xe từ khách hàng</w:t>
            </w:r>
          </w:p>
        </w:tc>
      </w:tr>
      <w:tr w:rsidR="00663B12" w:rsidRPr="00663B12" w14:paraId="1F8533E8" w14:textId="77777777" w:rsidTr="009013A1">
        <w:trPr>
          <w:trHeight w:val="4850"/>
        </w:trPr>
        <w:tc>
          <w:tcPr>
            <w:tcW w:w="2065" w:type="dxa"/>
            <w:vAlign w:val="center"/>
          </w:tcPr>
          <w:p w14:paraId="7009C30B" w14:textId="77777777" w:rsidR="00663B12" w:rsidRPr="00663B12" w:rsidRDefault="00663B12" w:rsidP="00663B12">
            <w:pPr>
              <w:spacing w:before="0" w:after="0" w:line="240" w:lineRule="auto"/>
              <w:jc w:val="left"/>
              <w:rPr>
                <w:b/>
                <w:sz w:val="24"/>
              </w:rPr>
            </w:pPr>
            <w:r w:rsidRPr="00663B12">
              <w:rPr>
                <w:b/>
                <w:sz w:val="24"/>
              </w:rPr>
              <w:t>Luồng sự kiện chính</w:t>
            </w:r>
          </w:p>
        </w:tc>
        <w:tc>
          <w:tcPr>
            <w:tcW w:w="6951" w:type="dxa"/>
            <w:gridSpan w:val="3"/>
            <w:vAlign w:val="center"/>
          </w:tcPr>
          <w:p w14:paraId="418C72C9" w14:textId="77777777" w:rsidR="00663B12" w:rsidRPr="00663B12" w:rsidRDefault="00663B12" w:rsidP="00663B12">
            <w:pPr>
              <w:spacing w:before="0" w:after="0" w:line="240" w:lineRule="auto"/>
              <w:jc w:val="left"/>
              <w:rPr>
                <w:sz w:val="24"/>
              </w:rPr>
            </w:pPr>
          </w:p>
          <w:tbl>
            <w:tblPr>
              <w:tblStyle w:val="LiBang4"/>
              <w:tblW w:w="6728" w:type="dxa"/>
              <w:tblLook w:val="04A0" w:firstRow="1" w:lastRow="0" w:firstColumn="1" w:lastColumn="0" w:noHBand="0" w:noVBand="1"/>
            </w:tblPr>
            <w:tblGrid>
              <w:gridCol w:w="643"/>
              <w:gridCol w:w="1765"/>
              <w:gridCol w:w="4320"/>
            </w:tblGrid>
            <w:tr w:rsidR="00663B12" w:rsidRPr="00663B12" w14:paraId="18F11A0C" w14:textId="77777777" w:rsidTr="009013A1">
              <w:trPr>
                <w:trHeight w:val="377"/>
              </w:trPr>
              <w:tc>
                <w:tcPr>
                  <w:tcW w:w="643" w:type="dxa"/>
                  <w:vAlign w:val="center"/>
                </w:tcPr>
                <w:p w14:paraId="441C512D"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0D63021E"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2A54F96A"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2A588358" w14:textId="77777777" w:rsidTr="009013A1">
              <w:trPr>
                <w:trHeight w:val="350"/>
              </w:trPr>
              <w:tc>
                <w:tcPr>
                  <w:tcW w:w="643" w:type="dxa"/>
                  <w:vAlign w:val="center"/>
                </w:tcPr>
                <w:p w14:paraId="7480FD39" w14:textId="77777777" w:rsidR="00663B12" w:rsidRPr="00663B12" w:rsidRDefault="00663B12" w:rsidP="00663B12">
                  <w:pPr>
                    <w:spacing w:before="0" w:after="0" w:line="240" w:lineRule="auto"/>
                    <w:jc w:val="center"/>
                    <w:rPr>
                      <w:sz w:val="24"/>
                    </w:rPr>
                  </w:pPr>
                  <w:r w:rsidRPr="00663B12">
                    <w:rPr>
                      <w:sz w:val="24"/>
                    </w:rPr>
                    <w:t>1</w:t>
                  </w:r>
                </w:p>
              </w:tc>
              <w:tc>
                <w:tcPr>
                  <w:tcW w:w="1765" w:type="dxa"/>
                  <w:vAlign w:val="center"/>
                </w:tcPr>
                <w:p w14:paraId="137F5CC2"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8164B6E" w14:textId="77777777" w:rsidR="00663B12" w:rsidRPr="00663B12" w:rsidRDefault="00663B12" w:rsidP="00663B12">
                  <w:pPr>
                    <w:spacing w:before="0" w:after="0" w:line="240" w:lineRule="auto"/>
                    <w:rPr>
                      <w:sz w:val="24"/>
                    </w:rPr>
                  </w:pPr>
                  <w:r w:rsidRPr="00663B12">
                    <w:rPr>
                      <w:sz w:val="24"/>
                    </w:rPr>
                    <w:t>Hiển thị thông tin về yêu cầu gọi xe và thời gian đếm ngược nhận yêu cầu gọi xe</w:t>
                  </w:r>
                </w:p>
              </w:tc>
            </w:tr>
            <w:tr w:rsidR="00663B12" w:rsidRPr="00663B12" w14:paraId="06404017" w14:textId="77777777" w:rsidTr="009013A1">
              <w:trPr>
                <w:trHeight w:val="638"/>
              </w:trPr>
              <w:tc>
                <w:tcPr>
                  <w:tcW w:w="643" w:type="dxa"/>
                  <w:vAlign w:val="center"/>
                </w:tcPr>
                <w:p w14:paraId="20B38C48" w14:textId="77777777" w:rsidR="00663B12" w:rsidRPr="00663B12" w:rsidRDefault="00663B12" w:rsidP="00663B12">
                  <w:pPr>
                    <w:spacing w:before="0" w:after="0" w:line="240" w:lineRule="auto"/>
                    <w:jc w:val="center"/>
                    <w:rPr>
                      <w:sz w:val="24"/>
                    </w:rPr>
                  </w:pPr>
                  <w:r w:rsidRPr="00663B12">
                    <w:rPr>
                      <w:sz w:val="24"/>
                    </w:rPr>
                    <w:t>2</w:t>
                  </w:r>
                </w:p>
              </w:tc>
              <w:tc>
                <w:tcPr>
                  <w:tcW w:w="1765" w:type="dxa"/>
                  <w:vAlign w:val="center"/>
                </w:tcPr>
                <w:p w14:paraId="23195A4F"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1EAA4C5D" w14:textId="77777777" w:rsidR="00663B12" w:rsidRPr="00663B12" w:rsidRDefault="00663B12" w:rsidP="00663B12">
                  <w:pPr>
                    <w:spacing w:before="0" w:after="0" w:line="240" w:lineRule="auto"/>
                    <w:rPr>
                      <w:sz w:val="24"/>
                    </w:rPr>
                  </w:pPr>
                  <w:r w:rsidRPr="00663B12">
                    <w:rPr>
                      <w:sz w:val="24"/>
                    </w:rPr>
                    <w:t>Xác nhận đồng ý nhận yêu cầu gọi xe</w:t>
                  </w:r>
                </w:p>
              </w:tc>
            </w:tr>
            <w:tr w:rsidR="00663B12" w:rsidRPr="00663B12" w14:paraId="2F052A88" w14:textId="77777777" w:rsidTr="009013A1">
              <w:trPr>
                <w:trHeight w:val="1016"/>
              </w:trPr>
              <w:tc>
                <w:tcPr>
                  <w:tcW w:w="643" w:type="dxa"/>
                  <w:vAlign w:val="center"/>
                </w:tcPr>
                <w:p w14:paraId="69E75D96" w14:textId="77777777" w:rsidR="00663B12" w:rsidRPr="00663B12" w:rsidRDefault="00663B12" w:rsidP="00663B12">
                  <w:pPr>
                    <w:spacing w:before="0" w:after="0" w:line="240" w:lineRule="auto"/>
                    <w:jc w:val="center"/>
                    <w:rPr>
                      <w:sz w:val="24"/>
                    </w:rPr>
                  </w:pPr>
                  <w:r w:rsidRPr="00663B12">
                    <w:rPr>
                      <w:sz w:val="24"/>
                    </w:rPr>
                    <w:t>3</w:t>
                  </w:r>
                </w:p>
              </w:tc>
              <w:tc>
                <w:tcPr>
                  <w:tcW w:w="1765" w:type="dxa"/>
                  <w:vAlign w:val="center"/>
                </w:tcPr>
                <w:p w14:paraId="6BFE3C46"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35B4224" w14:textId="77777777" w:rsidR="00663B12" w:rsidRPr="00663B12" w:rsidRDefault="00663B12" w:rsidP="00663B12">
                  <w:pPr>
                    <w:spacing w:before="0" w:after="0" w:line="240" w:lineRule="auto"/>
                    <w:rPr>
                      <w:sz w:val="24"/>
                    </w:rPr>
                  </w:pPr>
                  <w:r w:rsidRPr="00663B12">
                    <w:rPr>
                      <w:sz w:val="24"/>
                    </w:rPr>
                    <w:t>Hiển thị bản đồ thể hiện vị trí hiện tại của tài xế, khách hàng, tuyến đường từ vị trí cảu tài xế đến vị trí khách hàng</w:t>
                  </w:r>
                </w:p>
              </w:tc>
            </w:tr>
            <w:tr w:rsidR="00663B12" w:rsidRPr="00663B12" w14:paraId="3FBFACA7" w14:textId="77777777" w:rsidTr="009013A1">
              <w:trPr>
                <w:trHeight w:val="737"/>
              </w:trPr>
              <w:tc>
                <w:tcPr>
                  <w:tcW w:w="643" w:type="dxa"/>
                  <w:vAlign w:val="center"/>
                </w:tcPr>
                <w:p w14:paraId="743D79DF" w14:textId="77777777" w:rsidR="00663B12" w:rsidRPr="00663B12" w:rsidRDefault="00663B12" w:rsidP="00663B12">
                  <w:pPr>
                    <w:spacing w:before="0" w:after="0" w:line="240" w:lineRule="auto"/>
                    <w:jc w:val="center"/>
                    <w:rPr>
                      <w:sz w:val="24"/>
                    </w:rPr>
                  </w:pPr>
                  <w:r w:rsidRPr="00663B12">
                    <w:rPr>
                      <w:sz w:val="24"/>
                    </w:rPr>
                    <w:t>4</w:t>
                  </w:r>
                </w:p>
              </w:tc>
              <w:tc>
                <w:tcPr>
                  <w:tcW w:w="1765" w:type="dxa"/>
                  <w:vAlign w:val="center"/>
                </w:tcPr>
                <w:p w14:paraId="75795160"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4A33C955" w14:textId="77777777" w:rsidR="00663B12" w:rsidRPr="00663B12" w:rsidRDefault="00663B12" w:rsidP="00663B12">
                  <w:pPr>
                    <w:spacing w:before="0" w:after="0" w:line="240" w:lineRule="auto"/>
                    <w:rPr>
                      <w:sz w:val="24"/>
                    </w:rPr>
                  </w:pPr>
                  <w:r w:rsidRPr="00663B12">
                    <w:rPr>
                      <w:sz w:val="24"/>
                    </w:rPr>
                    <w:t>Xác nhận đã nhận hàng từ khách hàng</w:t>
                  </w:r>
                </w:p>
              </w:tc>
            </w:tr>
            <w:tr w:rsidR="00663B12" w:rsidRPr="00663B12" w14:paraId="30679976" w14:textId="77777777" w:rsidTr="009013A1">
              <w:trPr>
                <w:trHeight w:val="647"/>
              </w:trPr>
              <w:tc>
                <w:tcPr>
                  <w:tcW w:w="643" w:type="dxa"/>
                  <w:vAlign w:val="center"/>
                </w:tcPr>
                <w:p w14:paraId="374F564A" w14:textId="77777777" w:rsidR="00663B12" w:rsidRPr="00663B12" w:rsidRDefault="00663B12" w:rsidP="00663B12">
                  <w:pPr>
                    <w:spacing w:before="0" w:after="0" w:line="240" w:lineRule="auto"/>
                    <w:jc w:val="center"/>
                    <w:rPr>
                      <w:sz w:val="24"/>
                    </w:rPr>
                  </w:pPr>
                  <w:r w:rsidRPr="00663B12">
                    <w:rPr>
                      <w:sz w:val="24"/>
                    </w:rPr>
                    <w:t>5</w:t>
                  </w:r>
                </w:p>
              </w:tc>
              <w:tc>
                <w:tcPr>
                  <w:tcW w:w="1765" w:type="dxa"/>
                  <w:vAlign w:val="center"/>
                </w:tcPr>
                <w:p w14:paraId="79AE23A1"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2899D405" w14:textId="77777777" w:rsidR="00663B12" w:rsidRPr="00663B12" w:rsidRDefault="00663B12" w:rsidP="00663B12">
                  <w:pPr>
                    <w:spacing w:before="0" w:after="0" w:line="240" w:lineRule="auto"/>
                    <w:rPr>
                      <w:sz w:val="24"/>
                    </w:rPr>
                  </w:pPr>
                  <w:r w:rsidRPr="00663B12">
                    <w:rPr>
                      <w:sz w:val="24"/>
                    </w:rPr>
                    <w:t>Thêm đơn hàng vừa nhận vào danh sách chuyển hàng của tài xế</w:t>
                  </w:r>
                </w:p>
              </w:tc>
            </w:tr>
          </w:tbl>
          <w:p w14:paraId="11770EF3" w14:textId="77777777" w:rsidR="00663B12" w:rsidRPr="00663B12" w:rsidRDefault="00663B12" w:rsidP="00663B12">
            <w:pPr>
              <w:spacing w:before="0" w:after="0" w:line="240" w:lineRule="auto"/>
              <w:jc w:val="left"/>
              <w:rPr>
                <w:sz w:val="24"/>
              </w:rPr>
            </w:pPr>
          </w:p>
        </w:tc>
      </w:tr>
      <w:tr w:rsidR="00663B12" w:rsidRPr="00663B12" w14:paraId="5F55A2EA" w14:textId="77777777" w:rsidTr="009013A1">
        <w:trPr>
          <w:trHeight w:val="2501"/>
        </w:trPr>
        <w:tc>
          <w:tcPr>
            <w:tcW w:w="2065" w:type="dxa"/>
            <w:vAlign w:val="center"/>
          </w:tcPr>
          <w:p w14:paraId="54250487" w14:textId="77777777" w:rsidR="00663B12" w:rsidRPr="00663B12" w:rsidRDefault="00663B12" w:rsidP="00663B12">
            <w:pPr>
              <w:spacing w:before="0" w:after="0" w:line="240" w:lineRule="auto"/>
              <w:jc w:val="left"/>
              <w:rPr>
                <w:b/>
                <w:sz w:val="24"/>
              </w:rPr>
            </w:pPr>
            <w:r w:rsidRPr="00663B12">
              <w:rPr>
                <w:b/>
                <w:sz w:val="24"/>
              </w:rPr>
              <w:t>Luồng sự kiện thay thế</w:t>
            </w:r>
          </w:p>
        </w:tc>
        <w:tc>
          <w:tcPr>
            <w:tcW w:w="6951" w:type="dxa"/>
            <w:gridSpan w:val="3"/>
            <w:vAlign w:val="center"/>
          </w:tcPr>
          <w:p w14:paraId="2B2B8031" w14:textId="77777777" w:rsidR="00663B12" w:rsidRPr="00663B12" w:rsidRDefault="00663B12" w:rsidP="00663B12">
            <w:pPr>
              <w:spacing w:before="0" w:after="0" w:line="240" w:lineRule="auto"/>
              <w:jc w:val="left"/>
              <w:rPr>
                <w:sz w:val="22"/>
                <w:szCs w:val="22"/>
              </w:rPr>
            </w:pPr>
          </w:p>
          <w:tbl>
            <w:tblPr>
              <w:tblStyle w:val="LiBang4"/>
              <w:tblW w:w="6728" w:type="dxa"/>
              <w:tblLook w:val="04A0" w:firstRow="1" w:lastRow="0" w:firstColumn="1" w:lastColumn="0" w:noHBand="0" w:noVBand="1"/>
            </w:tblPr>
            <w:tblGrid>
              <w:gridCol w:w="643"/>
              <w:gridCol w:w="1765"/>
              <w:gridCol w:w="4320"/>
            </w:tblGrid>
            <w:tr w:rsidR="00663B12" w:rsidRPr="00663B12" w14:paraId="1F506668" w14:textId="77777777" w:rsidTr="009013A1">
              <w:trPr>
                <w:trHeight w:val="359"/>
              </w:trPr>
              <w:tc>
                <w:tcPr>
                  <w:tcW w:w="643" w:type="dxa"/>
                  <w:vAlign w:val="center"/>
                </w:tcPr>
                <w:p w14:paraId="3EE1A6C7"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71C7E500"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1CA9207F"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3A646A02" w14:textId="77777777" w:rsidTr="009013A1">
              <w:trPr>
                <w:trHeight w:val="710"/>
              </w:trPr>
              <w:tc>
                <w:tcPr>
                  <w:tcW w:w="643" w:type="dxa"/>
                  <w:vAlign w:val="center"/>
                </w:tcPr>
                <w:p w14:paraId="6A755515" w14:textId="77777777" w:rsidR="00663B12" w:rsidRPr="00663B12" w:rsidRDefault="00663B12" w:rsidP="00663B12">
                  <w:pPr>
                    <w:spacing w:before="0" w:after="0" w:line="240" w:lineRule="auto"/>
                    <w:jc w:val="center"/>
                    <w:rPr>
                      <w:sz w:val="24"/>
                    </w:rPr>
                  </w:pPr>
                  <w:r w:rsidRPr="00663B12">
                    <w:rPr>
                      <w:sz w:val="24"/>
                    </w:rPr>
                    <w:t>2a</w:t>
                  </w:r>
                </w:p>
              </w:tc>
              <w:tc>
                <w:tcPr>
                  <w:tcW w:w="1765" w:type="dxa"/>
                  <w:vAlign w:val="center"/>
                </w:tcPr>
                <w:p w14:paraId="324DF466"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73A5CADD" w14:textId="77777777" w:rsidR="00663B12" w:rsidRPr="00663B12" w:rsidRDefault="00663B12" w:rsidP="00663B12">
                  <w:pPr>
                    <w:spacing w:before="0" w:after="0" w:line="240" w:lineRule="auto"/>
                    <w:rPr>
                      <w:sz w:val="24"/>
                    </w:rPr>
                  </w:pPr>
                  <w:r w:rsidRPr="00663B12">
                    <w:rPr>
                      <w:sz w:val="24"/>
                    </w:rPr>
                    <w:t>Không nhận yêu cầu gọi xe hoặc để thời gian nhận trôi qua</w:t>
                  </w:r>
                </w:p>
              </w:tc>
            </w:tr>
            <w:tr w:rsidR="00663B12" w:rsidRPr="00663B12" w14:paraId="01036D55" w14:textId="77777777" w:rsidTr="009013A1">
              <w:trPr>
                <w:trHeight w:val="683"/>
              </w:trPr>
              <w:tc>
                <w:tcPr>
                  <w:tcW w:w="643" w:type="dxa"/>
                  <w:vAlign w:val="center"/>
                </w:tcPr>
                <w:p w14:paraId="3943B3F5" w14:textId="77777777" w:rsidR="00663B12" w:rsidRPr="00663B12" w:rsidRDefault="00663B12" w:rsidP="00663B12">
                  <w:pPr>
                    <w:spacing w:before="0" w:after="0" w:line="240" w:lineRule="auto"/>
                    <w:jc w:val="center"/>
                    <w:rPr>
                      <w:sz w:val="24"/>
                    </w:rPr>
                  </w:pPr>
                  <w:r w:rsidRPr="00663B12">
                    <w:rPr>
                      <w:sz w:val="24"/>
                    </w:rPr>
                    <w:t>3a</w:t>
                  </w:r>
                </w:p>
              </w:tc>
              <w:tc>
                <w:tcPr>
                  <w:tcW w:w="1765" w:type="dxa"/>
                  <w:vAlign w:val="center"/>
                </w:tcPr>
                <w:p w14:paraId="755B80B0"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5264D31A" w14:textId="77777777" w:rsidR="00663B12" w:rsidRPr="00663B12" w:rsidRDefault="00663B12" w:rsidP="00663B12">
                  <w:pPr>
                    <w:spacing w:before="0" w:after="0" w:line="240" w:lineRule="auto"/>
                    <w:rPr>
                      <w:sz w:val="24"/>
                    </w:rPr>
                  </w:pPr>
                  <w:r w:rsidRPr="00663B12">
                    <w:rPr>
                      <w:sz w:val="24"/>
                    </w:rPr>
                    <w:t>Tắt chế độ nhận yêu cầu gọi xe của tài xế trong 5 phút</w:t>
                  </w:r>
                </w:p>
              </w:tc>
            </w:tr>
          </w:tbl>
          <w:p w14:paraId="7B860408" w14:textId="77777777" w:rsidR="00663B12" w:rsidRPr="00663B12" w:rsidRDefault="00663B12" w:rsidP="00663B12">
            <w:pPr>
              <w:spacing w:before="0" w:after="0" w:line="240" w:lineRule="auto"/>
              <w:jc w:val="left"/>
              <w:rPr>
                <w:sz w:val="24"/>
              </w:rPr>
            </w:pPr>
          </w:p>
        </w:tc>
      </w:tr>
      <w:tr w:rsidR="00663B12" w:rsidRPr="00663B12" w14:paraId="356BF0D9" w14:textId="77777777" w:rsidTr="009013A1">
        <w:trPr>
          <w:trHeight w:val="530"/>
        </w:trPr>
        <w:tc>
          <w:tcPr>
            <w:tcW w:w="2065" w:type="dxa"/>
            <w:vAlign w:val="center"/>
          </w:tcPr>
          <w:p w14:paraId="7357C1B2" w14:textId="77777777" w:rsidR="00663B12" w:rsidRPr="00663B12" w:rsidRDefault="00663B12" w:rsidP="00663B12">
            <w:pPr>
              <w:spacing w:before="0" w:after="0" w:line="240" w:lineRule="auto"/>
              <w:jc w:val="left"/>
              <w:rPr>
                <w:b/>
                <w:sz w:val="24"/>
              </w:rPr>
            </w:pPr>
            <w:r w:rsidRPr="00663B12">
              <w:rPr>
                <w:b/>
                <w:sz w:val="24"/>
              </w:rPr>
              <w:t>Hậu điều kiện</w:t>
            </w:r>
          </w:p>
        </w:tc>
        <w:tc>
          <w:tcPr>
            <w:tcW w:w="6951" w:type="dxa"/>
            <w:gridSpan w:val="3"/>
            <w:vAlign w:val="center"/>
          </w:tcPr>
          <w:p w14:paraId="08AECFF0" w14:textId="77777777" w:rsidR="00663B12" w:rsidRPr="00663B12" w:rsidRDefault="00663B12" w:rsidP="00663B12">
            <w:pPr>
              <w:spacing w:before="0" w:after="0" w:line="240" w:lineRule="auto"/>
              <w:jc w:val="left"/>
              <w:rPr>
                <w:sz w:val="24"/>
              </w:rPr>
            </w:pPr>
            <w:r w:rsidRPr="00663B12">
              <w:rPr>
                <w:sz w:val="24"/>
              </w:rPr>
              <w:t>Không</w:t>
            </w:r>
          </w:p>
        </w:tc>
      </w:tr>
    </w:tbl>
    <w:p w14:paraId="4D5BAFBC" w14:textId="77777777" w:rsidR="00663B12" w:rsidRPr="00663B12" w:rsidRDefault="00663B12" w:rsidP="00663B12">
      <w:pPr>
        <w:rPr>
          <w:lang w:val="vi-VN"/>
        </w:rPr>
      </w:pPr>
    </w:p>
    <w:p w14:paraId="5C7E05E7" w14:textId="257DB080" w:rsidR="00952FA4" w:rsidRDefault="00952FA4" w:rsidP="00952FA4">
      <w:pPr>
        <w:pStyle w:val="u3"/>
        <w:rPr>
          <w:lang w:val="vi-VN"/>
        </w:rPr>
      </w:pPr>
      <w:r w:rsidRPr="00952FA4">
        <w:rPr>
          <w:lang w:val="vi-VN"/>
        </w:rPr>
        <w:t>Đặc tả use case UC005 – Kết thúc đơn hàng</w:t>
      </w:r>
    </w:p>
    <w:tbl>
      <w:tblPr>
        <w:tblStyle w:val="LiBang5"/>
        <w:tblW w:w="0" w:type="auto"/>
        <w:tblLook w:val="04A0" w:firstRow="1" w:lastRow="0" w:firstColumn="1" w:lastColumn="0" w:noHBand="0" w:noVBand="1"/>
      </w:tblPr>
      <w:tblGrid>
        <w:gridCol w:w="1820"/>
        <w:gridCol w:w="1800"/>
        <w:gridCol w:w="1890"/>
        <w:gridCol w:w="3261"/>
      </w:tblGrid>
      <w:tr w:rsidR="00952FA4" w:rsidRPr="00952FA4" w14:paraId="1A2C0D17" w14:textId="77777777" w:rsidTr="009013A1">
        <w:trPr>
          <w:trHeight w:val="440"/>
        </w:trPr>
        <w:tc>
          <w:tcPr>
            <w:tcW w:w="2065" w:type="dxa"/>
            <w:vAlign w:val="center"/>
          </w:tcPr>
          <w:p w14:paraId="2C9FABDC"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0490F2DD" w14:textId="77777777" w:rsidR="00952FA4" w:rsidRPr="00952FA4" w:rsidRDefault="00952FA4" w:rsidP="00952FA4">
            <w:pPr>
              <w:spacing w:before="0" w:after="0" w:line="240" w:lineRule="auto"/>
              <w:jc w:val="center"/>
              <w:rPr>
                <w:sz w:val="24"/>
              </w:rPr>
            </w:pPr>
            <w:r w:rsidRPr="00952FA4">
              <w:rPr>
                <w:sz w:val="24"/>
              </w:rPr>
              <w:t>UC005</w:t>
            </w:r>
          </w:p>
        </w:tc>
        <w:tc>
          <w:tcPr>
            <w:tcW w:w="1890" w:type="dxa"/>
            <w:vAlign w:val="center"/>
          </w:tcPr>
          <w:p w14:paraId="47C1B6E4" w14:textId="77777777" w:rsidR="00952FA4" w:rsidRPr="00952FA4" w:rsidRDefault="00952FA4" w:rsidP="00952FA4">
            <w:pPr>
              <w:spacing w:before="0" w:after="0" w:line="240" w:lineRule="auto"/>
              <w:jc w:val="left"/>
              <w:rPr>
                <w:b/>
                <w:sz w:val="24"/>
              </w:rPr>
            </w:pPr>
            <w:r w:rsidRPr="00952FA4">
              <w:rPr>
                <w:b/>
                <w:sz w:val="24"/>
              </w:rPr>
              <w:t>Tên usecase</w:t>
            </w:r>
          </w:p>
        </w:tc>
        <w:tc>
          <w:tcPr>
            <w:tcW w:w="3261" w:type="dxa"/>
            <w:vAlign w:val="center"/>
          </w:tcPr>
          <w:p w14:paraId="6D9221EA" w14:textId="77777777" w:rsidR="00952FA4" w:rsidRPr="00952FA4" w:rsidRDefault="00952FA4" w:rsidP="00952FA4">
            <w:pPr>
              <w:spacing w:before="0" w:after="0" w:line="240" w:lineRule="auto"/>
              <w:jc w:val="left"/>
              <w:rPr>
                <w:sz w:val="24"/>
              </w:rPr>
            </w:pPr>
            <w:r w:rsidRPr="00952FA4">
              <w:rPr>
                <w:sz w:val="24"/>
              </w:rPr>
              <w:t>Kết thúc đơn hàng</w:t>
            </w:r>
          </w:p>
        </w:tc>
      </w:tr>
      <w:tr w:rsidR="00952FA4" w:rsidRPr="00952FA4" w14:paraId="512CFF9D" w14:textId="77777777" w:rsidTr="009013A1">
        <w:trPr>
          <w:trHeight w:val="440"/>
        </w:trPr>
        <w:tc>
          <w:tcPr>
            <w:tcW w:w="2065" w:type="dxa"/>
            <w:vAlign w:val="center"/>
          </w:tcPr>
          <w:p w14:paraId="26FEE13B"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1B135EEA" w14:textId="77777777" w:rsidR="00952FA4" w:rsidRPr="00952FA4" w:rsidRDefault="00952FA4" w:rsidP="00952FA4">
            <w:pPr>
              <w:spacing w:before="0" w:after="0" w:line="240" w:lineRule="auto"/>
              <w:jc w:val="center"/>
              <w:rPr>
                <w:sz w:val="24"/>
              </w:rPr>
            </w:pPr>
            <w:r w:rsidRPr="00952FA4">
              <w:rPr>
                <w:sz w:val="24"/>
              </w:rPr>
              <w:t>Tài xế</w:t>
            </w:r>
          </w:p>
        </w:tc>
      </w:tr>
      <w:tr w:rsidR="00952FA4" w:rsidRPr="00952FA4" w14:paraId="39830934" w14:textId="77777777" w:rsidTr="009013A1">
        <w:trPr>
          <w:trHeight w:val="638"/>
        </w:trPr>
        <w:tc>
          <w:tcPr>
            <w:tcW w:w="2065" w:type="dxa"/>
            <w:vAlign w:val="center"/>
          </w:tcPr>
          <w:p w14:paraId="46570440" w14:textId="77777777" w:rsidR="00952FA4" w:rsidRPr="00952FA4" w:rsidRDefault="00952FA4" w:rsidP="00952FA4">
            <w:pPr>
              <w:spacing w:before="0" w:after="0" w:line="240" w:lineRule="auto"/>
              <w:jc w:val="left"/>
              <w:rPr>
                <w:b/>
                <w:sz w:val="24"/>
              </w:rPr>
            </w:pPr>
            <w:r w:rsidRPr="00952FA4">
              <w:rPr>
                <w:b/>
                <w:sz w:val="24"/>
              </w:rPr>
              <w:lastRenderedPageBreak/>
              <w:t>Mô tả</w:t>
            </w:r>
          </w:p>
        </w:tc>
        <w:tc>
          <w:tcPr>
            <w:tcW w:w="6951" w:type="dxa"/>
            <w:gridSpan w:val="3"/>
            <w:vAlign w:val="center"/>
          </w:tcPr>
          <w:p w14:paraId="134AD967" w14:textId="77777777" w:rsidR="00952FA4" w:rsidRPr="00952FA4" w:rsidRDefault="00952FA4" w:rsidP="00952FA4">
            <w:pPr>
              <w:spacing w:before="0" w:after="0" w:line="240" w:lineRule="auto"/>
              <w:jc w:val="left"/>
              <w:rPr>
                <w:sz w:val="24"/>
              </w:rPr>
            </w:pPr>
            <w:r w:rsidRPr="00952FA4">
              <w:rPr>
                <w:sz w:val="24"/>
              </w:rPr>
              <w:t>Usecase mô tả quá trình tài xế xác nhận thực hiện thành công yêu cầu chuyển hàng</w:t>
            </w:r>
          </w:p>
        </w:tc>
      </w:tr>
      <w:tr w:rsidR="00952FA4" w:rsidRPr="00952FA4" w14:paraId="4F0259E9" w14:textId="77777777" w:rsidTr="009013A1">
        <w:trPr>
          <w:trHeight w:val="530"/>
        </w:trPr>
        <w:tc>
          <w:tcPr>
            <w:tcW w:w="2065" w:type="dxa"/>
            <w:vAlign w:val="center"/>
          </w:tcPr>
          <w:p w14:paraId="7304DFFC"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1D11CD6C" w14:textId="77777777" w:rsidR="00952FA4" w:rsidRPr="00952FA4" w:rsidRDefault="00952FA4" w:rsidP="00952FA4">
            <w:pPr>
              <w:spacing w:before="0" w:after="0" w:line="240" w:lineRule="auto"/>
              <w:jc w:val="left"/>
              <w:rPr>
                <w:sz w:val="24"/>
              </w:rPr>
            </w:pPr>
            <w:r w:rsidRPr="00952FA4">
              <w:rPr>
                <w:sz w:val="24"/>
              </w:rPr>
              <w:t>Tài xế đã đăng nhập vào hệ thống, nhận yêu cầu chuyển hàng từ khách hàng và đã chuyển hàng đến địa điểm cần giao hoặc hủy yêu cầu vì một lý do.</w:t>
            </w:r>
          </w:p>
        </w:tc>
      </w:tr>
      <w:tr w:rsidR="00952FA4" w:rsidRPr="00952FA4" w14:paraId="70596E0A" w14:textId="77777777" w:rsidTr="009013A1">
        <w:trPr>
          <w:trHeight w:val="3590"/>
        </w:trPr>
        <w:tc>
          <w:tcPr>
            <w:tcW w:w="2065" w:type="dxa"/>
            <w:vAlign w:val="center"/>
          </w:tcPr>
          <w:p w14:paraId="284029E5" w14:textId="77777777" w:rsidR="00952FA4" w:rsidRPr="00952FA4" w:rsidRDefault="00952FA4" w:rsidP="00952FA4">
            <w:pPr>
              <w:spacing w:before="0" w:after="0" w:line="240" w:lineRule="auto"/>
              <w:jc w:val="left"/>
              <w:rPr>
                <w:b/>
                <w:sz w:val="24"/>
              </w:rPr>
            </w:pPr>
            <w:r w:rsidRPr="00952FA4">
              <w:rPr>
                <w:b/>
                <w:sz w:val="24"/>
              </w:rPr>
              <w:t>Luồng sự kiện chính</w:t>
            </w:r>
          </w:p>
        </w:tc>
        <w:tc>
          <w:tcPr>
            <w:tcW w:w="6951" w:type="dxa"/>
            <w:gridSpan w:val="3"/>
            <w:vAlign w:val="center"/>
          </w:tcPr>
          <w:p w14:paraId="4093FF66" w14:textId="77777777" w:rsidR="00952FA4" w:rsidRPr="00952FA4" w:rsidRDefault="00952FA4" w:rsidP="00952FA4">
            <w:pPr>
              <w:spacing w:before="0" w:after="0" w:line="240" w:lineRule="auto"/>
              <w:jc w:val="left"/>
              <w:rPr>
                <w:sz w:val="24"/>
              </w:rPr>
            </w:pPr>
          </w:p>
          <w:tbl>
            <w:tblPr>
              <w:tblStyle w:val="LiBang5"/>
              <w:tblW w:w="6728" w:type="dxa"/>
              <w:tblLook w:val="04A0" w:firstRow="1" w:lastRow="0" w:firstColumn="1" w:lastColumn="0" w:noHBand="0" w:noVBand="1"/>
            </w:tblPr>
            <w:tblGrid>
              <w:gridCol w:w="643"/>
              <w:gridCol w:w="1765"/>
              <w:gridCol w:w="4320"/>
            </w:tblGrid>
            <w:tr w:rsidR="00952FA4" w:rsidRPr="00952FA4" w14:paraId="712DD94F" w14:textId="77777777" w:rsidTr="009013A1">
              <w:trPr>
                <w:trHeight w:val="377"/>
              </w:trPr>
              <w:tc>
                <w:tcPr>
                  <w:tcW w:w="643" w:type="dxa"/>
                  <w:vAlign w:val="center"/>
                </w:tcPr>
                <w:p w14:paraId="08B9B14B"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56D3376D"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00023EBF"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02114201" w14:textId="77777777" w:rsidTr="009013A1">
              <w:trPr>
                <w:trHeight w:val="350"/>
              </w:trPr>
              <w:tc>
                <w:tcPr>
                  <w:tcW w:w="643" w:type="dxa"/>
                  <w:vAlign w:val="center"/>
                </w:tcPr>
                <w:p w14:paraId="06F6A730"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3F7884AD"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86A915" w14:textId="77777777" w:rsidR="00952FA4" w:rsidRPr="00952FA4" w:rsidRDefault="00952FA4" w:rsidP="00952FA4">
                  <w:pPr>
                    <w:spacing w:before="0" w:after="0" w:line="240" w:lineRule="auto"/>
                    <w:rPr>
                      <w:sz w:val="24"/>
                    </w:rPr>
                  </w:pPr>
                  <w:r w:rsidRPr="00952FA4">
                    <w:rPr>
                      <w:sz w:val="24"/>
                    </w:rPr>
                    <w:t>Gửi yêu cầu kết thúc đơn hàng cần chuyển</w:t>
                  </w:r>
                </w:p>
              </w:tc>
            </w:tr>
            <w:tr w:rsidR="00952FA4" w:rsidRPr="00952FA4" w14:paraId="7563174C" w14:textId="77777777" w:rsidTr="009013A1">
              <w:trPr>
                <w:trHeight w:val="638"/>
              </w:trPr>
              <w:tc>
                <w:tcPr>
                  <w:tcW w:w="643" w:type="dxa"/>
                  <w:vAlign w:val="center"/>
                </w:tcPr>
                <w:p w14:paraId="6B1DDCC1"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73AAC163"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8C9EBAC" w14:textId="77777777" w:rsidR="00952FA4" w:rsidRPr="00952FA4" w:rsidRDefault="00952FA4" w:rsidP="00952FA4">
                  <w:pPr>
                    <w:spacing w:before="0" w:after="0" w:line="240" w:lineRule="auto"/>
                    <w:rPr>
                      <w:sz w:val="24"/>
                    </w:rPr>
                  </w:pPr>
                  <w:r w:rsidRPr="00952FA4">
                    <w:rPr>
                      <w:sz w:val="24"/>
                    </w:rPr>
                    <w:t>Hiển thị form xác nhận loại kết thúc</w:t>
                  </w:r>
                </w:p>
              </w:tc>
            </w:tr>
            <w:tr w:rsidR="00952FA4" w:rsidRPr="00952FA4" w14:paraId="6163F680" w14:textId="77777777" w:rsidTr="009013A1">
              <w:trPr>
                <w:trHeight w:val="1016"/>
              </w:trPr>
              <w:tc>
                <w:tcPr>
                  <w:tcW w:w="643" w:type="dxa"/>
                  <w:vAlign w:val="center"/>
                </w:tcPr>
                <w:p w14:paraId="7581BB83"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0D038901"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5BAB9AF1" w14:textId="77777777" w:rsidR="00952FA4" w:rsidRPr="00952FA4" w:rsidRDefault="00952FA4" w:rsidP="00952FA4">
                  <w:pPr>
                    <w:spacing w:before="0" w:after="0" w:line="240" w:lineRule="auto"/>
                    <w:rPr>
                      <w:sz w:val="24"/>
                    </w:rPr>
                  </w:pPr>
                  <w:r w:rsidRPr="00952FA4">
                    <w:rPr>
                      <w:sz w:val="24"/>
                    </w:rPr>
                    <w:t xml:space="preserve">Xác nhận đã chuyển hàng đến nơi yêu cầu </w:t>
                  </w:r>
                </w:p>
              </w:tc>
            </w:tr>
            <w:tr w:rsidR="00952FA4" w:rsidRPr="00952FA4" w14:paraId="1C404EEA" w14:textId="77777777" w:rsidTr="009013A1">
              <w:trPr>
                <w:trHeight w:val="737"/>
              </w:trPr>
              <w:tc>
                <w:tcPr>
                  <w:tcW w:w="643" w:type="dxa"/>
                  <w:vAlign w:val="center"/>
                </w:tcPr>
                <w:p w14:paraId="52F47C5E"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08540342"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1A0DBE0A" w14:textId="77777777" w:rsidR="00952FA4" w:rsidRPr="00952FA4" w:rsidRDefault="00952FA4" w:rsidP="00952FA4">
                  <w:pPr>
                    <w:spacing w:before="0" w:after="0" w:line="240" w:lineRule="auto"/>
                    <w:rPr>
                      <w:sz w:val="24"/>
                    </w:rPr>
                  </w:pPr>
                  <w:r w:rsidRPr="00952FA4">
                    <w:rPr>
                      <w:sz w:val="24"/>
                    </w:rPr>
                    <w:t>Hiển thị chuyển thành công đơn hàng và thông báo cho khách hàng</w:t>
                  </w:r>
                </w:p>
              </w:tc>
            </w:tr>
          </w:tbl>
          <w:p w14:paraId="6A203335" w14:textId="77777777" w:rsidR="00952FA4" w:rsidRPr="00952FA4" w:rsidRDefault="00952FA4" w:rsidP="00952FA4">
            <w:pPr>
              <w:spacing w:before="0" w:after="0" w:line="240" w:lineRule="auto"/>
              <w:jc w:val="left"/>
              <w:rPr>
                <w:sz w:val="24"/>
              </w:rPr>
            </w:pPr>
          </w:p>
        </w:tc>
      </w:tr>
      <w:tr w:rsidR="00952FA4" w:rsidRPr="00952FA4" w14:paraId="10E5BF6A" w14:textId="77777777" w:rsidTr="009013A1">
        <w:trPr>
          <w:trHeight w:val="1700"/>
        </w:trPr>
        <w:tc>
          <w:tcPr>
            <w:tcW w:w="2065" w:type="dxa"/>
            <w:vAlign w:val="center"/>
          </w:tcPr>
          <w:p w14:paraId="31DF6427"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62120302" w14:textId="77777777" w:rsidR="00952FA4" w:rsidRPr="00952FA4" w:rsidRDefault="00952FA4" w:rsidP="00952FA4">
            <w:pPr>
              <w:spacing w:before="0" w:after="0" w:line="240" w:lineRule="auto"/>
              <w:jc w:val="left"/>
              <w:rPr>
                <w:sz w:val="22"/>
                <w:szCs w:val="22"/>
              </w:rPr>
            </w:pPr>
          </w:p>
          <w:tbl>
            <w:tblPr>
              <w:tblStyle w:val="LiBang5"/>
              <w:tblW w:w="6728" w:type="dxa"/>
              <w:tblLook w:val="04A0" w:firstRow="1" w:lastRow="0" w:firstColumn="1" w:lastColumn="0" w:noHBand="0" w:noVBand="1"/>
            </w:tblPr>
            <w:tblGrid>
              <w:gridCol w:w="643"/>
              <w:gridCol w:w="1765"/>
              <w:gridCol w:w="4320"/>
            </w:tblGrid>
            <w:tr w:rsidR="00952FA4" w:rsidRPr="00952FA4" w14:paraId="59945D92" w14:textId="77777777" w:rsidTr="009013A1">
              <w:trPr>
                <w:trHeight w:val="359"/>
              </w:trPr>
              <w:tc>
                <w:tcPr>
                  <w:tcW w:w="643" w:type="dxa"/>
                  <w:vAlign w:val="center"/>
                </w:tcPr>
                <w:p w14:paraId="680A5192"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6EE832D1"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5CF26187"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56A053C5" w14:textId="77777777" w:rsidTr="009013A1">
              <w:trPr>
                <w:trHeight w:val="710"/>
              </w:trPr>
              <w:tc>
                <w:tcPr>
                  <w:tcW w:w="643" w:type="dxa"/>
                  <w:vAlign w:val="center"/>
                </w:tcPr>
                <w:p w14:paraId="2BD6889A" w14:textId="77777777" w:rsidR="00952FA4" w:rsidRPr="00952FA4" w:rsidRDefault="00952FA4" w:rsidP="00952FA4">
                  <w:pPr>
                    <w:spacing w:before="0" w:after="0" w:line="240" w:lineRule="auto"/>
                    <w:jc w:val="center"/>
                    <w:rPr>
                      <w:sz w:val="24"/>
                    </w:rPr>
                  </w:pPr>
                  <w:r w:rsidRPr="00952FA4">
                    <w:rPr>
                      <w:sz w:val="24"/>
                    </w:rPr>
                    <w:t>4a</w:t>
                  </w:r>
                </w:p>
              </w:tc>
              <w:tc>
                <w:tcPr>
                  <w:tcW w:w="1765" w:type="dxa"/>
                  <w:vAlign w:val="center"/>
                </w:tcPr>
                <w:p w14:paraId="60433843"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D244A6" w14:textId="77777777" w:rsidR="00952FA4" w:rsidRPr="00952FA4" w:rsidRDefault="00952FA4" w:rsidP="00952FA4">
                  <w:pPr>
                    <w:spacing w:before="0" w:after="0" w:line="240" w:lineRule="auto"/>
                    <w:rPr>
                      <w:sz w:val="24"/>
                    </w:rPr>
                  </w:pPr>
                  <w:r w:rsidRPr="00952FA4">
                    <w:rPr>
                      <w:sz w:val="24"/>
                    </w:rPr>
                    <w:t>Hiển thị hủy đơn hàng thành công và thông báo cho khách hàng</w:t>
                  </w:r>
                </w:p>
              </w:tc>
            </w:tr>
          </w:tbl>
          <w:p w14:paraId="5FBA80A2" w14:textId="77777777" w:rsidR="00952FA4" w:rsidRPr="00952FA4" w:rsidRDefault="00952FA4" w:rsidP="00952FA4">
            <w:pPr>
              <w:spacing w:before="0" w:after="0" w:line="240" w:lineRule="auto"/>
              <w:jc w:val="left"/>
              <w:rPr>
                <w:sz w:val="24"/>
              </w:rPr>
            </w:pPr>
          </w:p>
        </w:tc>
      </w:tr>
      <w:tr w:rsidR="00952FA4" w:rsidRPr="00952FA4" w14:paraId="164F1A32" w14:textId="77777777" w:rsidTr="009013A1">
        <w:trPr>
          <w:trHeight w:val="530"/>
        </w:trPr>
        <w:tc>
          <w:tcPr>
            <w:tcW w:w="2065" w:type="dxa"/>
            <w:vAlign w:val="center"/>
          </w:tcPr>
          <w:p w14:paraId="58ED02F3"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796FC05" w14:textId="77777777" w:rsidR="00952FA4" w:rsidRPr="00952FA4" w:rsidRDefault="00952FA4" w:rsidP="00952FA4">
            <w:pPr>
              <w:spacing w:before="0" w:after="0" w:line="240" w:lineRule="auto"/>
              <w:jc w:val="left"/>
              <w:rPr>
                <w:sz w:val="24"/>
              </w:rPr>
            </w:pPr>
            <w:r w:rsidRPr="00952FA4">
              <w:rPr>
                <w:sz w:val="24"/>
              </w:rPr>
              <w:t>Không</w:t>
            </w:r>
          </w:p>
        </w:tc>
      </w:tr>
    </w:tbl>
    <w:p w14:paraId="61E8E934" w14:textId="77777777" w:rsidR="00952FA4" w:rsidRPr="00952FA4" w:rsidRDefault="00952FA4" w:rsidP="00952FA4">
      <w:pPr>
        <w:rPr>
          <w:lang w:val="vi-VN"/>
        </w:rPr>
      </w:pPr>
    </w:p>
    <w:p w14:paraId="5C6E299C" w14:textId="2732D050" w:rsidR="00952FA4" w:rsidRDefault="00952FA4" w:rsidP="00952FA4">
      <w:pPr>
        <w:pStyle w:val="u3"/>
        <w:rPr>
          <w:lang w:val="vi-VN"/>
        </w:rPr>
      </w:pPr>
      <w:r w:rsidRPr="00952FA4">
        <w:rPr>
          <w:lang w:val="vi-VN"/>
        </w:rPr>
        <w:t>Đặc tả use case UC006 – Đánh giá quá trình sử dụng dịch vụ</w:t>
      </w:r>
    </w:p>
    <w:tbl>
      <w:tblPr>
        <w:tblStyle w:val="LiBang6"/>
        <w:tblW w:w="0" w:type="auto"/>
        <w:tblLook w:val="04A0" w:firstRow="1" w:lastRow="0" w:firstColumn="1" w:lastColumn="0" w:noHBand="0" w:noVBand="1"/>
      </w:tblPr>
      <w:tblGrid>
        <w:gridCol w:w="1820"/>
        <w:gridCol w:w="1800"/>
        <w:gridCol w:w="1440"/>
        <w:gridCol w:w="3711"/>
      </w:tblGrid>
      <w:tr w:rsidR="00952FA4" w:rsidRPr="00952FA4" w14:paraId="55623288" w14:textId="77777777" w:rsidTr="009013A1">
        <w:trPr>
          <w:trHeight w:val="440"/>
        </w:trPr>
        <w:tc>
          <w:tcPr>
            <w:tcW w:w="2065" w:type="dxa"/>
            <w:vAlign w:val="center"/>
          </w:tcPr>
          <w:p w14:paraId="6F3B1F41"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4A2B011D" w14:textId="77777777" w:rsidR="00952FA4" w:rsidRPr="00952FA4" w:rsidRDefault="00952FA4" w:rsidP="00952FA4">
            <w:pPr>
              <w:spacing w:before="0" w:after="0" w:line="240" w:lineRule="auto"/>
              <w:jc w:val="center"/>
              <w:rPr>
                <w:sz w:val="24"/>
              </w:rPr>
            </w:pPr>
            <w:r w:rsidRPr="00952FA4">
              <w:rPr>
                <w:sz w:val="24"/>
              </w:rPr>
              <w:t>UC006</w:t>
            </w:r>
          </w:p>
        </w:tc>
        <w:tc>
          <w:tcPr>
            <w:tcW w:w="1440" w:type="dxa"/>
            <w:vAlign w:val="center"/>
          </w:tcPr>
          <w:p w14:paraId="6ED6A327" w14:textId="77777777" w:rsidR="00952FA4" w:rsidRPr="00952FA4" w:rsidRDefault="00952FA4" w:rsidP="00952FA4">
            <w:pPr>
              <w:spacing w:before="0" w:after="0" w:line="240" w:lineRule="auto"/>
              <w:jc w:val="left"/>
              <w:rPr>
                <w:b/>
                <w:sz w:val="24"/>
              </w:rPr>
            </w:pPr>
            <w:r w:rsidRPr="00952FA4">
              <w:rPr>
                <w:b/>
                <w:sz w:val="24"/>
              </w:rPr>
              <w:t>Tên usecase</w:t>
            </w:r>
          </w:p>
        </w:tc>
        <w:tc>
          <w:tcPr>
            <w:tcW w:w="3711" w:type="dxa"/>
            <w:vAlign w:val="center"/>
          </w:tcPr>
          <w:p w14:paraId="3B3E0568" w14:textId="77777777" w:rsidR="00952FA4" w:rsidRPr="00952FA4" w:rsidRDefault="00952FA4" w:rsidP="00952FA4">
            <w:pPr>
              <w:spacing w:before="0" w:after="0" w:line="240" w:lineRule="auto"/>
              <w:jc w:val="left"/>
              <w:rPr>
                <w:sz w:val="24"/>
              </w:rPr>
            </w:pPr>
            <w:r w:rsidRPr="00952FA4">
              <w:rPr>
                <w:sz w:val="24"/>
              </w:rPr>
              <w:t>Đánh giá quá trình sử dụng dịch vụ</w:t>
            </w:r>
          </w:p>
        </w:tc>
      </w:tr>
      <w:tr w:rsidR="00952FA4" w:rsidRPr="00952FA4" w14:paraId="0E96D097" w14:textId="77777777" w:rsidTr="009013A1">
        <w:trPr>
          <w:trHeight w:val="440"/>
        </w:trPr>
        <w:tc>
          <w:tcPr>
            <w:tcW w:w="2065" w:type="dxa"/>
            <w:vAlign w:val="center"/>
          </w:tcPr>
          <w:p w14:paraId="33397DBF"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3F99E945" w14:textId="77777777" w:rsidR="00952FA4" w:rsidRPr="00952FA4" w:rsidRDefault="00952FA4" w:rsidP="00952FA4">
            <w:pPr>
              <w:spacing w:before="0" w:after="0" w:line="240" w:lineRule="auto"/>
              <w:jc w:val="center"/>
              <w:rPr>
                <w:sz w:val="24"/>
              </w:rPr>
            </w:pPr>
            <w:r w:rsidRPr="00952FA4">
              <w:rPr>
                <w:sz w:val="24"/>
              </w:rPr>
              <w:t>Khách hàng</w:t>
            </w:r>
          </w:p>
        </w:tc>
      </w:tr>
      <w:tr w:rsidR="00952FA4" w:rsidRPr="00952FA4" w14:paraId="3A4A6ABC" w14:textId="77777777" w:rsidTr="009013A1">
        <w:trPr>
          <w:trHeight w:val="638"/>
        </w:trPr>
        <w:tc>
          <w:tcPr>
            <w:tcW w:w="2065" w:type="dxa"/>
            <w:vAlign w:val="center"/>
          </w:tcPr>
          <w:p w14:paraId="4ACCE023" w14:textId="77777777" w:rsidR="00952FA4" w:rsidRPr="00952FA4" w:rsidRDefault="00952FA4" w:rsidP="00952FA4">
            <w:pPr>
              <w:spacing w:before="0" w:after="0" w:line="240" w:lineRule="auto"/>
              <w:jc w:val="left"/>
              <w:rPr>
                <w:b/>
                <w:sz w:val="24"/>
              </w:rPr>
            </w:pPr>
            <w:r w:rsidRPr="00952FA4">
              <w:rPr>
                <w:b/>
                <w:sz w:val="24"/>
              </w:rPr>
              <w:t>Mô tả</w:t>
            </w:r>
          </w:p>
        </w:tc>
        <w:tc>
          <w:tcPr>
            <w:tcW w:w="6951" w:type="dxa"/>
            <w:gridSpan w:val="3"/>
            <w:vAlign w:val="center"/>
          </w:tcPr>
          <w:p w14:paraId="30BF69CB" w14:textId="77777777" w:rsidR="00952FA4" w:rsidRPr="00952FA4" w:rsidRDefault="00952FA4" w:rsidP="00952FA4">
            <w:pPr>
              <w:spacing w:before="0" w:after="0" w:line="240" w:lineRule="auto"/>
              <w:jc w:val="left"/>
              <w:rPr>
                <w:sz w:val="24"/>
              </w:rPr>
            </w:pPr>
            <w:r w:rsidRPr="00952FA4">
              <w:rPr>
                <w:sz w:val="24"/>
              </w:rPr>
              <w:t>Usecase mô tả quá trình khách hàng đánh giá về chất lượng của dịch vụ vửa sử dụng</w:t>
            </w:r>
          </w:p>
        </w:tc>
      </w:tr>
      <w:tr w:rsidR="00952FA4" w:rsidRPr="00952FA4" w14:paraId="052120F0" w14:textId="77777777" w:rsidTr="009013A1">
        <w:trPr>
          <w:trHeight w:val="530"/>
        </w:trPr>
        <w:tc>
          <w:tcPr>
            <w:tcW w:w="2065" w:type="dxa"/>
            <w:vAlign w:val="center"/>
          </w:tcPr>
          <w:p w14:paraId="53ED8DE8"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5B69CE6D" w14:textId="77777777" w:rsidR="00952FA4" w:rsidRPr="00952FA4" w:rsidRDefault="00952FA4" w:rsidP="00952FA4">
            <w:pPr>
              <w:spacing w:before="0" w:after="0" w:line="240" w:lineRule="auto"/>
              <w:jc w:val="left"/>
              <w:rPr>
                <w:sz w:val="24"/>
              </w:rPr>
            </w:pPr>
            <w:r w:rsidRPr="00952FA4">
              <w:rPr>
                <w:sz w:val="24"/>
              </w:rPr>
              <w:t>Khách hàng đã đăng nhập vào hệ thống, thực hiện yêu cầu gọi xe chuyển hàng, tài xế đã chấp nhập và chuyển hàng đến địa chỉ hoặc đơn hàng bị hủy.</w:t>
            </w:r>
          </w:p>
        </w:tc>
      </w:tr>
      <w:tr w:rsidR="00952FA4" w:rsidRPr="00952FA4" w14:paraId="55332A9D" w14:textId="77777777" w:rsidTr="009013A1">
        <w:trPr>
          <w:trHeight w:val="3590"/>
        </w:trPr>
        <w:tc>
          <w:tcPr>
            <w:tcW w:w="2065" w:type="dxa"/>
            <w:vAlign w:val="center"/>
          </w:tcPr>
          <w:p w14:paraId="62F95BE5" w14:textId="77777777" w:rsidR="00952FA4" w:rsidRPr="00952FA4" w:rsidRDefault="00952FA4" w:rsidP="00952FA4">
            <w:pPr>
              <w:spacing w:before="0" w:after="0" w:line="240" w:lineRule="auto"/>
              <w:jc w:val="left"/>
              <w:rPr>
                <w:b/>
                <w:sz w:val="24"/>
              </w:rPr>
            </w:pPr>
            <w:r w:rsidRPr="00952FA4">
              <w:rPr>
                <w:b/>
                <w:sz w:val="24"/>
              </w:rPr>
              <w:lastRenderedPageBreak/>
              <w:t>Luồng sự kiện chính</w:t>
            </w:r>
          </w:p>
        </w:tc>
        <w:tc>
          <w:tcPr>
            <w:tcW w:w="6951" w:type="dxa"/>
            <w:gridSpan w:val="3"/>
            <w:vAlign w:val="center"/>
          </w:tcPr>
          <w:p w14:paraId="13474FB0" w14:textId="77777777" w:rsidR="00952FA4" w:rsidRPr="00952FA4" w:rsidRDefault="00952FA4" w:rsidP="00952FA4">
            <w:pPr>
              <w:spacing w:before="0" w:after="0" w:line="240" w:lineRule="auto"/>
              <w:jc w:val="left"/>
              <w:rPr>
                <w:sz w:val="24"/>
              </w:rPr>
            </w:pPr>
          </w:p>
          <w:tbl>
            <w:tblPr>
              <w:tblStyle w:val="LiBang6"/>
              <w:tblW w:w="6728" w:type="dxa"/>
              <w:tblLook w:val="04A0" w:firstRow="1" w:lastRow="0" w:firstColumn="1" w:lastColumn="0" w:noHBand="0" w:noVBand="1"/>
            </w:tblPr>
            <w:tblGrid>
              <w:gridCol w:w="643"/>
              <w:gridCol w:w="1765"/>
              <w:gridCol w:w="4320"/>
            </w:tblGrid>
            <w:tr w:rsidR="00952FA4" w:rsidRPr="00952FA4" w14:paraId="066708E0" w14:textId="77777777" w:rsidTr="009013A1">
              <w:trPr>
                <w:trHeight w:val="377"/>
              </w:trPr>
              <w:tc>
                <w:tcPr>
                  <w:tcW w:w="643" w:type="dxa"/>
                  <w:vAlign w:val="center"/>
                </w:tcPr>
                <w:p w14:paraId="31C8D134"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000E8F90"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49A6285B"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24B573EF" w14:textId="77777777" w:rsidTr="009013A1">
              <w:trPr>
                <w:trHeight w:val="350"/>
              </w:trPr>
              <w:tc>
                <w:tcPr>
                  <w:tcW w:w="643" w:type="dxa"/>
                  <w:vAlign w:val="center"/>
                </w:tcPr>
                <w:p w14:paraId="39CC2403"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678E4820"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5871E6F0" w14:textId="77777777" w:rsidR="00952FA4" w:rsidRPr="00952FA4" w:rsidRDefault="00952FA4" w:rsidP="00952FA4">
                  <w:pPr>
                    <w:spacing w:before="0" w:after="0" w:line="240" w:lineRule="auto"/>
                    <w:rPr>
                      <w:sz w:val="24"/>
                    </w:rPr>
                  </w:pPr>
                  <w:r w:rsidRPr="00952FA4">
                    <w:rPr>
                      <w:sz w:val="24"/>
                    </w:rPr>
                    <w:t>Thông báo tình trạng của đơn hàng ( thành công hoặc đã bị hủy)</w:t>
                  </w:r>
                </w:p>
              </w:tc>
            </w:tr>
            <w:tr w:rsidR="00952FA4" w:rsidRPr="00952FA4" w14:paraId="574D6C5D" w14:textId="77777777" w:rsidTr="009013A1">
              <w:trPr>
                <w:trHeight w:val="638"/>
              </w:trPr>
              <w:tc>
                <w:tcPr>
                  <w:tcW w:w="643" w:type="dxa"/>
                  <w:vAlign w:val="center"/>
                </w:tcPr>
                <w:p w14:paraId="602D5D22"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475ABBDD"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EE5F74E" w14:textId="77777777" w:rsidR="00952FA4" w:rsidRPr="00952FA4" w:rsidRDefault="00952FA4" w:rsidP="00952FA4">
                  <w:pPr>
                    <w:spacing w:before="0" w:after="0" w:line="240" w:lineRule="auto"/>
                    <w:rPr>
                      <w:sz w:val="24"/>
                    </w:rPr>
                  </w:pPr>
                  <w:r w:rsidRPr="00952FA4">
                    <w:rPr>
                      <w:sz w:val="24"/>
                    </w:rPr>
                    <w:t>Xác nhận tình trạng của đơn hàng</w:t>
                  </w:r>
                </w:p>
              </w:tc>
            </w:tr>
            <w:tr w:rsidR="00952FA4" w:rsidRPr="00952FA4" w14:paraId="028F81D5" w14:textId="77777777" w:rsidTr="009013A1">
              <w:trPr>
                <w:trHeight w:val="1016"/>
              </w:trPr>
              <w:tc>
                <w:tcPr>
                  <w:tcW w:w="643" w:type="dxa"/>
                  <w:vAlign w:val="center"/>
                </w:tcPr>
                <w:p w14:paraId="5042FD88"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35052AC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22466B4F" w14:textId="77777777" w:rsidR="00952FA4" w:rsidRPr="00952FA4" w:rsidRDefault="00952FA4" w:rsidP="00952FA4">
                  <w:pPr>
                    <w:spacing w:before="0" w:after="0" w:line="240" w:lineRule="auto"/>
                    <w:rPr>
                      <w:sz w:val="24"/>
                    </w:rPr>
                  </w:pPr>
                  <w:r w:rsidRPr="00952FA4">
                    <w:rPr>
                      <w:sz w:val="24"/>
                    </w:rPr>
                    <w:t>Hiển thị form đánh giá về đơn hàng</w:t>
                  </w:r>
                </w:p>
              </w:tc>
            </w:tr>
            <w:tr w:rsidR="00952FA4" w:rsidRPr="00952FA4" w14:paraId="67018821" w14:textId="77777777" w:rsidTr="009013A1">
              <w:trPr>
                <w:trHeight w:val="737"/>
              </w:trPr>
              <w:tc>
                <w:tcPr>
                  <w:tcW w:w="643" w:type="dxa"/>
                  <w:vAlign w:val="center"/>
                </w:tcPr>
                <w:p w14:paraId="56746A78"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4B25703C"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64F9B30" w14:textId="77777777" w:rsidR="00952FA4" w:rsidRPr="00952FA4" w:rsidRDefault="00952FA4" w:rsidP="00952FA4">
                  <w:pPr>
                    <w:spacing w:before="0" w:after="0" w:line="240" w:lineRule="auto"/>
                    <w:rPr>
                      <w:sz w:val="24"/>
                    </w:rPr>
                  </w:pPr>
                  <w:r w:rsidRPr="00952FA4">
                    <w:rPr>
                      <w:sz w:val="24"/>
                    </w:rPr>
                    <w:t>Đánh giá chất lượng của đơn hàng và gửi xác nhận</w:t>
                  </w:r>
                </w:p>
              </w:tc>
            </w:tr>
            <w:tr w:rsidR="00952FA4" w:rsidRPr="00952FA4" w14:paraId="33F0C1B1" w14:textId="77777777" w:rsidTr="009013A1">
              <w:trPr>
                <w:trHeight w:val="737"/>
              </w:trPr>
              <w:tc>
                <w:tcPr>
                  <w:tcW w:w="643" w:type="dxa"/>
                  <w:vAlign w:val="center"/>
                </w:tcPr>
                <w:p w14:paraId="40D05865" w14:textId="77777777" w:rsidR="00952FA4" w:rsidRPr="00952FA4" w:rsidRDefault="00952FA4" w:rsidP="00952FA4">
                  <w:pPr>
                    <w:spacing w:before="0" w:after="0" w:line="240" w:lineRule="auto"/>
                    <w:jc w:val="center"/>
                    <w:rPr>
                      <w:sz w:val="24"/>
                    </w:rPr>
                  </w:pPr>
                  <w:r w:rsidRPr="00952FA4">
                    <w:rPr>
                      <w:sz w:val="24"/>
                    </w:rPr>
                    <w:t>5</w:t>
                  </w:r>
                </w:p>
              </w:tc>
              <w:tc>
                <w:tcPr>
                  <w:tcW w:w="1765" w:type="dxa"/>
                  <w:vAlign w:val="center"/>
                </w:tcPr>
                <w:p w14:paraId="13DBDE9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4F69CF8" w14:textId="77777777" w:rsidR="00952FA4" w:rsidRPr="00952FA4" w:rsidRDefault="00952FA4" w:rsidP="00952FA4">
                  <w:pPr>
                    <w:spacing w:before="0" w:after="0" w:line="240" w:lineRule="auto"/>
                    <w:rPr>
                      <w:sz w:val="24"/>
                    </w:rPr>
                  </w:pPr>
                  <w:r w:rsidRPr="00952FA4">
                    <w:rPr>
                      <w:sz w:val="24"/>
                    </w:rPr>
                    <w:t>Hiển thị thông báo xác nhận thành công</w:t>
                  </w:r>
                </w:p>
              </w:tc>
            </w:tr>
          </w:tbl>
          <w:p w14:paraId="364376D9" w14:textId="77777777" w:rsidR="00952FA4" w:rsidRPr="00952FA4" w:rsidRDefault="00952FA4" w:rsidP="00952FA4">
            <w:pPr>
              <w:spacing w:before="0" w:after="0" w:line="240" w:lineRule="auto"/>
              <w:jc w:val="left"/>
              <w:rPr>
                <w:sz w:val="24"/>
              </w:rPr>
            </w:pPr>
          </w:p>
        </w:tc>
      </w:tr>
      <w:tr w:rsidR="00952FA4" w:rsidRPr="00952FA4" w14:paraId="7E804A17" w14:textId="77777777" w:rsidTr="009013A1">
        <w:trPr>
          <w:trHeight w:val="620"/>
        </w:trPr>
        <w:tc>
          <w:tcPr>
            <w:tcW w:w="2065" w:type="dxa"/>
            <w:vAlign w:val="center"/>
          </w:tcPr>
          <w:p w14:paraId="26F6A353"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5EE47C45" w14:textId="77777777" w:rsidR="00952FA4" w:rsidRPr="00952FA4" w:rsidRDefault="00952FA4" w:rsidP="00952FA4">
            <w:pPr>
              <w:spacing w:before="0" w:after="0" w:line="240" w:lineRule="auto"/>
              <w:jc w:val="left"/>
              <w:rPr>
                <w:sz w:val="24"/>
              </w:rPr>
            </w:pPr>
            <w:r w:rsidRPr="00952FA4">
              <w:rPr>
                <w:sz w:val="24"/>
              </w:rPr>
              <w:t>Không</w:t>
            </w:r>
          </w:p>
        </w:tc>
      </w:tr>
      <w:tr w:rsidR="00952FA4" w:rsidRPr="00952FA4" w14:paraId="55F88F8F" w14:textId="77777777" w:rsidTr="009013A1">
        <w:trPr>
          <w:trHeight w:val="530"/>
        </w:trPr>
        <w:tc>
          <w:tcPr>
            <w:tcW w:w="2065" w:type="dxa"/>
            <w:vAlign w:val="center"/>
          </w:tcPr>
          <w:p w14:paraId="1AA74B32"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EFC73F0" w14:textId="77777777" w:rsidR="00952FA4" w:rsidRPr="00952FA4" w:rsidRDefault="00952FA4" w:rsidP="00952FA4">
            <w:pPr>
              <w:spacing w:before="0" w:after="0" w:line="240" w:lineRule="auto"/>
              <w:jc w:val="left"/>
              <w:rPr>
                <w:sz w:val="24"/>
              </w:rPr>
            </w:pPr>
            <w:r w:rsidRPr="00952FA4">
              <w:rPr>
                <w:sz w:val="24"/>
              </w:rPr>
              <w:t>Không</w:t>
            </w:r>
          </w:p>
        </w:tc>
      </w:tr>
    </w:tbl>
    <w:p w14:paraId="636E5A3D" w14:textId="77777777" w:rsidR="00952FA4" w:rsidRPr="00952FA4" w:rsidRDefault="00952FA4" w:rsidP="00952FA4">
      <w:pPr>
        <w:rPr>
          <w:lang w:val="vi-VN"/>
        </w:rPr>
      </w:pPr>
    </w:p>
    <w:p w14:paraId="7D0DE7A6" w14:textId="099A0EE9" w:rsidR="00685A38" w:rsidRDefault="00685A38" w:rsidP="00685A38">
      <w:pPr>
        <w:pStyle w:val="u3"/>
        <w:rPr>
          <w:lang w:val="vi-VN"/>
        </w:rPr>
      </w:pPr>
      <w:r w:rsidRPr="00685A38">
        <w:rPr>
          <w:lang w:val="vi-VN"/>
        </w:rPr>
        <w:t>Đặc tả use case UC007 – Xem thông tin lịch sử sử dụng</w:t>
      </w:r>
    </w:p>
    <w:tbl>
      <w:tblPr>
        <w:tblStyle w:val="LiBang7"/>
        <w:tblW w:w="0" w:type="auto"/>
        <w:tblLook w:val="04A0" w:firstRow="1" w:lastRow="0" w:firstColumn="1" w:lastColumn="0" w:noHBand="0" w:noVBand="1"/>
      </w:tblPr>
      <w:tblGrid>
        <w:gridCol w:w="1820"/>
        <w:gridCol w:w="1800"/>
        <w:gridCol w:w="1440"/>
        <w:gridCol w:w="3711"/>
      </w:tblGrid>
      <w:tr w:rsidR="00685A38" w:rsidRPr="00685A38" w14:paraId="2878711B" w14:textId="77777777" w:rsidTr="009013A1">
        <w:trPr>
          <w:trHeight w:val="440"/>
        </w:trPr>
        <w:tc>
          <w:tcPr>
            <w:tcW w:w="2065" w:type="dxa"/>
            <w:vAlign w:val="center"/>
          </w:tcPr>
          <w:p w14:paraId="2696A856" w14:textId="77777777" w:rsidR="00685A38" w:rsidRPr="00685A38" w:rsidRDefault="00685A38" w:rsidP="00685A38">
            <w:pPr>
              <w:spacing w:before="0" w:after="0" w:line="240" w:lineRule="auto"/>
              <w:jc w:val="left"/>
              <w:rPr>
                <w:b/>
                <w:sz w:val="24"/>
              </w:rPr>
            </w:pPr>
            <w:r w:rsidRPr="00685A38">
              <w:rPr>
                <w:b/>
                <w:sz w:val="24"/>
              </w:rPr>
              <w:t>Mã usecase</w:t>
            </w:r>
          </w:p>
        </w:tc>
        <w:tc>
          <w:tcPr>
            <w:tcW w:w="1800" w:type="dxa"/>
            <w:vAlign w:val="center"/>
          </w:tcPr>
          <w:p w14:paraId="7CC4BAD0" w14:textId="77777777" w:rsidR="00685A38" w:rsidRPr="00685A38" w:rsidRDefault="00685A38" w:rsidP="00685A38">
            <w:pPr>
              <w:spacing w:before="0" w:after="0" w:line="240" w:lineRule="auto"/>
              <w:jc w:val="center"/>
              <w:rPr>
                <w:sz w:val="24"/>
              </w:rPr>
            </w:pPr>
            <w:r w:rsidRPr="00685A38">
              <w:rPr>
                <w:sz w:val="24"/>
              </w:rPr>
              <w:t>UC007</w:t>
            </w:r>
          </w:p>
        </w:tc>
        <w:tc>
          <w:tcPr>
            <w:tcW w:w="1440" w:type="dxa"/>
            <w:vAlign w:val="center"/>
          </w:tcPr>
          <w:p w14:paraId="223FBA05" w14:textId="77777777" w:rsidR="00685A38" w:rsidRPr="00685A38" w:rsidRDefault="00685A38" w:rsidP="00685A38">
            <w:pPr>
              <w:spacing w:before="0" w:after="0" w:line="240" w:lineRule="auto"/>
              <w:jc w:val="left"/>
              <w:rPr>
                <w:b/>
                <w:sz w:val="24"/>
              </w:rPr>
            </w:pPr>
            <w:r w:rsidRPr="00685A38">
              <w:rPr>
                <w:b/>
                <w:sz w:val="24"/>
              </w:rPr>
              <w:t>Tên usecase</w:t>
            </w:r>
          </w:p>
        </w:tc>
        <w:tc>
          <w:tcPr>
            <w:tcW w:w="3711" w:type="dxa"/>
            <w:vAlign w:val="center"/>
          </w:tcPr>
          <w:p w14:paraId="01D0206C" w14:textId="77777777" w:rsidR="00685A38" w:rsidRPr="00685A38" w:rsidRDefault="00685A38" w:rsidP="00685A38">
            <w:pPr>
              <w:spacing w:before="0" w:after="0" w:line="240" w:lineRule="auto"/>
              <w:jc w:val="left"/>
              <w:rPr>
                <w:sz w:val="24"/>
              </w:rPr>
            </w:pPr>
            <w:r w:rsidRPr="00685A38">
              <w:rPr>
                <w:sz w:val="24"/>
              </w:rPr>
              <w:t>Xem thông tin lịch sử sử dụng</w:t>
            </w:r>
          </w:p>
        </w:tc>
      </w:tr>
      <w:tr w:rsidR="00685A38" w:rsidRPr="00685A38" w14:paraId="070CD1CE" w14:textId="77777777" w:rsidTr="009013A1">
        <w:trPr>
          <w:trHeight w:val="440"/>
        </w:trPr>
        <w:tc>
          <w:tcPr>
            <w:tcW w:w="2065" w:type="dxa"/>
            <w:vAlign w:val="center"/>
          </w:tcPr>
          <w:p w14:paraId="2F97D02F" w14:textId="77777777" w:rsidR="00685A38" w:rsidRPr="00685A38" w:rsidRDefault="00685A38" w:rsidP="00685A38">
            <w:pPr>
              <w:spacing w:before="0" w:after="0" w:line="240" w:lineRule="auto"/>
              <w:jc w:val="left"/>
              <w:rPr>
                <w:b/>
                <w:sz w:val="24"/>
              </w:rPr>
            </w:pPr>
            <w:r w:rsidRPr="00685A38">
              <w:rPr>
                <w:b/>
                <w:sz w:val="24"/>
              </w:rPr>
              <w:t>Tác nhân</w:t>
            </w:r>
          </w:p>
        </w:tc>
        <w:tc>
          <w:tcPr>
            <w:tcW w:w="6951" w:type="dxa"/>
            <w:gridSpan w:val="3"/>
            <w:vAlign w:val="center"/>
          </w:tcPr>
          <w:p w14:paraId="6E1A6E78" w14:textId="77777777" w:rsidR="00685A38" w:rsidRPr="00685A38" w:rsidRDefault="00685A38" w:rsidP="00685A38">
            <w:pPr>
              <w:spacing w:before="0" w:after="0" w:line="240" w:lineRule="auto"/>
              <w:jc w:val="center"/>
              <w:rPr>
                <w:sz w:val="24"/>
              </w:rPr>
            </w:pPr>
            <w:r w:rsidRPr="00685A38">
              <w:rPr>
                <w:sz w:val="24"/>
              </w:rPr>
              <w:t>Khách hàng/tài xế</w:t>
            </w:r>
          </w:p>
        </w:tc>
      </w:tr>
      <w:tr w:rsidR="00685A38" w:rsidRPr="00685A38" w14:paraId="712F8E00" w14:textId="77777777" w:rsidTr="009013A1">
        <w:trPr>
          <w:trHeight w:val="638"/>
        </w:trPr>
        <w:tc>
          <w:tcPr>
            <w:tcW w:w="2065" w:type="dxa"/>
            <w:vAlign w:val="center"/>
          </w:tcPr>
          <w:p w14:paraId="11D98802" w14:textId="77777777" w:rsidR="00685A38" w:rsidRPr="00685A38" w:rsidRDefault="00685A38" w:rsidP="00685A38">
            <w:pPr>
              <w:spacing w:before="0" w:after="0" w:line="240" w:lineRule="auto"/>
              <w:jc w:val="left"/>
              <w:rPr>
                <w:b/>
                <w:sz w:val="24"/>
              </w:rPr>
            </w:pPr>
            <w:r w:rsidRPr="00685A38">
              <w:rPr>
                <w:b/>
                <w:sz w:val="24"/>
              </w:rPr>
              <w:t>Mô tả</w:t>
            </w:r>
          </w:p>
        </w:tc>
        <w:tc>
          <w:tcPr>
            <w:tcW w:w="6951" w:type="dxa"/>
            <w:gridSpan w:val="3"/>
            <w:vAlign w:val="center"/>
          </w:tcPr>
          <w:p w14:paraId="614362BB" w14:textId="77777777" w:rsidR="00685A38" w:rsidRPr="00685A38" w:rsidRDefault="00685A38" w:rsidP="00685A38">
            <w:pPr>
              <w:spacing w:before="0" w:after="0" w:line="240" w:lineRule="auto"/>
              <w:jc w:val="left"/>
              <w:rPr>
                <w:sz w:val="24"/>
              </w:rPr>
            </w:pPr>
            <w:r w:rsidRPr="00685A38">
              <w:rPr>
                <w:sz w:val="24"/>
              </w:rPr>
              <w:t>Usecase mô tả quá trình khách hàng / tài xế xem lại lịch sử sử dụng dịch vụ của mình</w:t>
            </w:r>
          </w:p>
        </w:tc>
      </w:tr>
      <w:tr w:rsidR="00685A38" w:rsidRPr="00685A38" w14:paraId="43EBE337" w14:textId="77777777" w:rsidTr="009013A1">
        <w:trPr>
          <w:trHeight w:val="530"/>
        </w:trPr>
        <w:tc>
          <w:tcPr>
            <w:tcW w:w="2065" w:type="dxa"/>
            <w:vAlign w:val="center"/>
          </w:tcPr>
          <w:p w14:paraId="48678FAF" w14:textId="77777777" w:rsidR="00685A38" w:rsidRPr="00685A38" w:rsidRDefault="00685A38" w:rsidP="00685A38">
            <w:pPr>
              <w:spacing w:before="0" w:after="0" w:line="240" w:lineRule="auto"/>
              <w:jc w:val="left"/>
              <w:rPr>
                <w:b/>
                <w:sz w:val="24"/>
              </w:rPr>
            </w:pPr>
            <w:r w:rsidRPr="00685A38">
              <w:rPr>
                <w:b/>
                <w:sz w:val="24"/>
              </w:rPr>
              <w:t>Tiền điều kiện</w:t>
            </w:r>
          </w:p>
        </w:tc>
        <w:tc>
          <w:tcPr>
            <w:tcW w:w="6951" w:type="dxa"/>
            <w:gridSpan w:val="3"/>
            <w:vAlign w:val="center"/>
          </w:tcPr>
          <w:p w14:paraId="480005D0" w14:textId="77777777" w:rsidR="00685A38" w:rsidRPr="00685A38" w:rsidRDefault="00685A38" w:rsidP="00685A38">
            <w:pPr>
              <w:spacing w:before="0" w:after="0" w:line="240" w:lineRule="auto"/>
              <w:jc w:val="left"/>
              <w:rPr>
                <w:sz w:val="24"/>
              </w:rPr>
            </w:pPr>
            <w:r w:rsidRPr="00685A38">
              <w:rPr>
                <w:sz w:val="24"/>
              </w:rPr>
              <w:t>Khách hàng / tài xế đã đăng nhập vào hệ thống</w:t>
            </w:r>
          </w:p>
        </w:tc>
      </w:tr>
      <w:tr w:rsidR="00685A38" w:rsidRPr="00685A38" w14:paraId="4B878269" w14:textId="77777777" w:rsidTr="009013A1">
        <w:trPr>
          <w:trHeight w:val="5192"/>
        </w:trPr>
        <w:tc>
          <w:tcPr>
            <w:tcW w:w="2065" w:type="dxa"/>
            <w:vAlign w:val="center"/>
          </w:tcPr>
          <w:p w14:paraId="4B7888FA" w14:textId="77777777" w:rsidR="00685A38" w:rsidRPr="00685A38" w:rsidRDefault="00685A38" w:rsidP="00685A38">
            <w:pPr>
              <w:spacing w:before="0" w:after="0" w:line="240" w:lineRule="auto"/>
              <w:jc w:val="left"/>
              <w:rPr>
                <w:b/>
                <w:sz w:val="24"/>
              </w:rPr>
            </w:pPr>
            <w:r w:rsidRPr="00685A38">
              <w:rPr>
                <w:b/>
                <w:sz w:val="24"/>
              </w:rPr>
              <w:lastRenderedPageBreak/>
              <w:t>Luồng sự kiện chính</w:t>
            </w:r>
          </w:p>
        </w:tc>
        <w:tc>
          <w:tcPr>
            <w:tcW w:w="6951" w:type="dxa"/>
            <w:gridSpan w:val="3"/>
            <w:vAlign w:val="center"/>
          </w:tcPr>
          <w:p w14:paraId="6A2BAA0C" w14:textId="77777777" w:rsidR="00685A38" w:rsidRPr="00685A38" w:rsidRDefault="00685A38" w:rsidP="00685A38">
            <w:pPr>
              <w:spacing w:before="0" w:after="0" w:line="240" w:lineRule="auto"/>
              <w:jc w:val="left"/>
              <w:rPr>
                <w:sz w:val="24"/>
              </w:rPr>
            </w:pPr>
          </w:p>
          <w:tbl>
            <w:tblPr>
              <w:tblStyle w:val="LiBang7"/>
              <w:tblW w:w="6728" w:type="dxa"/>
              <w:tblLook w:val="04A0" w:firstRow="1" w:lastRow="0" w:firstColumn="1" w:lastColumn="0" w:noHBand="0" w:noVBand="1"/>
            </w:tblPr>
            <w:tblGrid>
              <w:gridCol w:w="643"/>
              <w:gridCol w:w="2215"/>
              <w:gridCol w:w="3870"/>
            </w:tblGrid>
            <w:tr w:rsidR="00685A38" w:rsidRPr="00685A38" w14:paraId="1A6E02B8" w14:textId="77777777" w:rsidTr="009013A1">
              <w:trPr>
                <w:trHeight w:val="377"/>
              </w:trPr>
              <w:tc>
                <w:tcPr>
                  <w:tcW w:w="643" w:type="dxa"/>
                  <w:vAlign w:val="center"/>
                </w:tcPr>
                <w:p w14:paraId="28277649"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CF1A5E4"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2D75C75D"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32567435" w14:textId="77777777" w:rsidTr="009013A1">
              <w:trPr>
                <w:trHeight w:val="350"/>
              </w:trPr>
              <w:tc>
                <w:tcPr>
                  <w:tcW w:w="643" w:type="dxa"/>
                  <w:vAlign w:val="center"/>
                </w:tcPr>
                <w:p w14:paraId="096B0EB6" w14:textId="77777777" w:rsidR="00685A38" w:rsidRPr="00685A38" w:rsidRDefault="00685A38" w:rsidP="00685A38">
                  <w:pPr>
                    <w:spacing w:before="0" w:after="0" w:line="240" w:lineRule="auto"/>
                    <w:jc w:val="center"/>
                    <w:rPr>
                      <w:sz w:val="24"/>
                    </w:rPr>
                  </w:pPr>
                  <w:r w:rsidRPr="00685A38">
                    <w:rPr>
                      <w:sz w:val="24"/>
                    </w:rPr>
                    <w:t>1</w:t>
                  </w:r>
                </w:p>
              </w:tc>
              <w:tc>
                <w:tcPr>
                  <w:tcW w:w="2215" w:type="dxa"/>
                  <w:vAlign w:val="center"/>
                </w:tcPr>
                <w:p w14:paraId="6B2002A1"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4611C244" w14:textId="77777777" w:rsidR="00685A38" w:rsidRPr="00685A38" w:rsidRDefault="00685A38" w:rsidP="00685A38">
                  <w:pPr>
                    <w:spacing w:before="0" w:after="0" w:line="240" w:lineRule="auto"/>
                    <w:rPr>
                      <w:sz w:val="24"/>
                    </w:rPr>
                  </w:pPr>
                  <w:r w:rsidRPr="00685A38">
                    <w:rPr>
                      <w:sz w:val="24"/>
                    </w:rPr>
                    <w:t>Chọn chức năng xem lại lịch sử</w:t>
                  </w:r>
                </w:p>
              </w:tc>
            </w:tr>
            <w:tr w:rsidR="00685A38" w:rsidRPr="00685A38" w14:paraId="42330AE3" w14:textId="77777777" w:rsidTr="009013A1">
              <w:trPr>
                <w:trHeight w:val="638"/>
              </w:trPr>
              <w:tc>
                <w:tcPr>
                  <w:tcW w:w="643" w:type="dxa"/>
                  <w:vAlign w:val="center"/>
                </w:tcPr>
                <w:p w14:paraId="39B4F65D" w14:textId="77777777" w:rsidR="00685A38" w:rsidRPr="00685A38" w:rsidRDefault="00685A38" w:rsidP="00685A38">
                  <w:pPr>
                    <w:spacing w:before="0" w:after="0" w:line="240" w:lineRule="auto"/>
                    <w:jc w:val="center"/>
                    <w:rPr>
                      <w:sz w:val="24"/>
                    </w:rPr>
                  </w:pPr>
                  <w:r w:rsidRPr="00685A38">
                    <w:rPr>
                      <w:sz w:val="24"/>
                    </w:rPr>
                    <w:t>2</w:t>
                  </w:r>
                </w:p>
              </w:tc>
              <w:tc>
                <w:tcPr>
                  <w:tcW w:w="2215" w:type="dxa"/>
                  <w:vAlign w:val="center"/>
                </w:tcPr>
                <w:p w14:paraId="6E5C10D8"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CFF1E1C" w14:textId="77777777" w:rsidR="00685A38" w:rsidRPr="00685A38" w:rsidRDefault="00685A38" w:rsidP="00685A38">
                  <w:pPr>
                    <w:spacing w:before="0" w:after="0" w:line="240" w:lineRule="auto"/>
                    <w:rPr>
                      <w:sz w:val="24"/>
                    </w:rPr>
                  </w:pPr>
                  <w:r w:rsidRPr="00685A38">
                    <w:rPr>
                      <w:sz w:val="24"/>
                    </w:rPr>
                    <w:t>Hiển thị giao diện lịch sử các dịch vụ đã sử dụng</w:t>
                  </w:r>
                </w:p>
              </w:tc>
            </w:tr>
            <w:tr w:rsidR="00685A38" w:rsidRPr="00685A38" w14:paraId="4DC266A7" w14:textId="77777777" w:rsidTr="009013A1">
              <w:trPr>
                <w:trHeight w:val="1016"/>
              </w:trPr>
              <w:tc>
                <w:tcPr>
                  <w:tcW w:w="643" w:type="dxa"/>
                  <w:vAlign w:val="center"/>
                </w:tcPr>
                <w:p w14:paraId="3B3583D3" w14:textId="77777777" w:rsidR="00685A38" w:rsidRPr="00685A38" w:rsidRDefault="00685A38" w:rsidP="00685A38">
                  <w:pPr>
                    <w:spacing w:before="0" w:after="0" w:line="240" w:lineRule="auto"/>
                    <w:jc w:val="center"/>
                    <w:rPr>
                      <w:sz w:val="24"/>
                    </w:rPr>
                  </w:pPr>
                  <w:r w:rsidRPr="00685A38">
                    <w:rPr>
                      <w:sz w:val="24"/>
                    </w:rPr>
                    <w:t>3</w:t>
                  </w:r>
                </w:p>
              </w:tc>
              <w:tc>
                <w:tcPr>
                  <w:tcW w:w="2215" w:type="dxa"/>
                  <w:vAlign w:val="center"/>
                </w:tcPr>
                <w:p w14:paraId="0F0F1BEF"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51AF50FA" w14:textId="77777777" w:rsidR="00685A38" w:rsidRPr="00685A38" w:rsidRDefault="00685A38" w:rsidP="00685A38">
                  <w:pPr>
                    <w:spacing w:before="0" w:after="0" w:line="240" w:lineRule="auto"/>
                    <w:rPr>
                      <w:sz w:val="24"/>
                    </w:rPr>
                  </w:pPr>
                  <w:r w:rsidRPr="00685A38">
                    <w:rPr>
                      <w:sz w:val="24"/>
                    </w:rPr>
                    <w:t>Tìm kiếm lịch sử sử dụng</w:t>
                  </w:r>
                </w:p>
              </w:tc>
            </w:tr>
            <w:tr w:rsidR="00685A38" w:rsidRPr="00685A38" w14:paraId="24CC8531" w14:textId="77777777" w:rsidTr="009013A1">
              <w:trPr>
                <w:trHeight w:val="737"/>
              </w:trPr>
              <w:tc>
                <w:tcPr>
                  <w:tcW w:w="643" w:type="dxa"/>
                  <w:vAlign w:val="center"/>
                </w:tcPr>
                <w:p w14:paraId="35E8FAB9" w14:textId="77777777" w:rsidR="00685A38" w:rsidRPr="00685A38" w:rsidRDefault="00685A38" w:rsidP="00685A38">
                  <w:pPr>
                    <w:spacing w:before="0" w:after="0" w:line="240" w:lineRule="auto"/>
                    <w:jc w:val="center"/>
                    <w:rPr>
                      <w:sz w:val="24"/>
                    </w:rPr>
                  </w:pPr>
                  <w:r w:rsidRPr="00685A38">
                    <w:rPr>
                      <w:sz w:val="24"/>
                    </w:rPr>
                    <w:t>4</w:t>
                  </w:r>
                </w:p>
              </w:tc>
              <w:tc>
                <w:tcPr>
                  <w:tcW w:w="2215" w:type="dxa"/>
                  <w:vAlign w:val="center"/>
                </w:tcPr>
                <w:p w14:paraId="45E74DD1"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5A1371F" w14:textId="77777777" w:rsidR="00685A38" w:rsidRPr="00685A38" w:rsidRDefault="00685A38" w:rsidP="00685A38">
                  <w:pPr>
                    <w:spacing w:before="0" w:after="0" w:line="240" w:lineRule="auto"/>
                    <w:rPr>
                      <w:sz w:val="24"/>
                    </w:rPr>
                  </w:pPr>
                  <w:r w:rsidRPr="00685A38">
                    <w:rPr>
                      <w:sz w:val="24"/>
                    </w:rPr>
                    <w:t xml:space="preserve">Hiển thị danh sách lịch sử sử dụng </w:t>
                  </w:r>
                </w:p>
              </w:tc>
            </w:tr>
            <w:tr w:rsidR="00685A38" w:rsidRPr="00685A38" w14:paraId="05A0F68A" w14:textId="77777777" w:rsidTr="009013A1">
              <w:trPr>
                <w:trHeight w:val="737"/>
              </w:trPr>
              <w:tc>
                <w:tcPr>
                  <w:tcW w:w="643" w:type="dxa"/>
                  <w:vAlign w:val="center"/>
                </w:tcPr>
                <w:p w14:paraId="551E75FA" w14:textId="77777777" w:rsidR="00685A38" w:rsidRPr="00685A38" w:rsidRDefault="00685A38" w:rsidP="00685A38">
                  <w:pPr>
                    <w:spacing w:before="0" w:after="0" w:line="240" w:lineRule="auto"/>
                    <w:jc w:val="center"/>
                    <w:rPr>
                      <w:sz w:val="24"/>
                    </w:rPr>
                  </w:pPr>
                  <w:r w:rsidRPr="00685A38">
                    <w:rPr>
                      <w:sz w:val="24"/>
                    </w:rPr>
                    <w:t>5</w:t>
                  </w:r>
                </w:p>
              </w:tc>
              <w:tc>
                <w:tcPr>
                  <w:tcW w:w="2215" w:type="dxa"/>
                  <w:vAlign w:val="center"/>
                </w:tcPr>
                <w:p w14:paraId="0CA0D51C"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111C4C1F" w14:textId="77777777" w:rsidR="00685A38" w:rsidRPr="00685A38" w:rsidRDefault="00685A38" w:rsidP="00685A38">
                  <w:pPr>
                    <w:spacing w:before="0" w:after="0" w:line="240" w:lineRule="auto"/>
                    <w:rPr>
                      <w:sz w:val="24"/>
                    </w:rPr>
                  </w:pPr>
                  <w:r w:rsidRPr="00685A38">
                    <w:rPr>
                      <w:sz w:val="24"/>
                    </w:rPr>
                    <w:t>Chọn 1 lịch sử</w:t>
                  </w:r>
                </w:p>
              </w:tc>
            </w:tr>
            <w:tr w:rsidR="00685A38" w:rsidRPr="00685A38" w14:paraId="486858DB" w14:textId="77777777" w:rsidTr="009013A1">
              <w:trPr>
                <w:trHeight w:val="737"/>
              </w:trPr>
              <w:tc>
                <w:tcPr>
                  <w:tcW w:w="643" w:type="dxa"/>
                  <w:vAlign w:val="center"/>
                </w:tcPr>
                <w:p w14:paraId="0B1EC53B" w14:textId="77777777" w:rsidR="00685A38" w:rsidRPr="00685A38" w:rsidRDefault="00685A38" w:rsidP="00685A38">
                  <w:pPr>
                    <w:spacing w:before="0" w:after="0" w:line="240" w:lineRule="auto"/>
                    <w:jc w:val="center"/>
                    <w:rPr>
                      <w:sz w:val="24"/>
                    </w:rPr>
                  </w:pPr>
                  <w:r w:rsidRPr="00685A38">
                    <w:rPr>
                      <w:sz w:val="24"/>
                    </w:rPr>
                    <w:t>6</w:t>
                  </w:r>
                </w:p>
              </w:tc>
              <w:tc>
                <w:tcPr>
                  <w:tcW w:w="2215" w:type="dxa"/>
                  <w:vAlign w:val="center"/>
                </w:tcPr>
                <w:p w14:paraId="36812BA5"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14743029" w14:textId="77777777" w:rsidR="00685A38" w:rsidRPr="00685A38" w:rsidRDefault="00685A38" w:rsidP="00685A38">
                  <w:pPr>
                    <w:spacing w:before="0" w:after="0" w:line="240" w:lineRule="auto"/>
                    <w:rPr>
                      <w:sz w:val="24"/>
                    </w:rPr>
                  </w:pPr>
                  <w:r w:rsidRPr="00685A38">
                    <w:rPr>
                      <w:sz w:val="24"/>
                    </w:rPr>
                    <w:t>Hiển thị thông tin của lịch sử của dịch vụ đó.</w:t>
                  </w:r>
                </w:p>
              </w:tc>
            </w:tr>
          </w:tbl>
          <w:p w14:paraId="662599BB" w14:textId="77777777" w:rsidR="00685A38" w:rsidRPr="00685A38" w:rsidRDefault="00685A38" w:rsidP="00685A38">
            <w:pPr>
              <w:spacing w:before="0" w:after="0" w:line="240" w:lineRule="auto"/>
              <w:jc w:val="left"/>
              <w:rPr>
                <w:sz w:val="24"/>
              </w:rPr>
            </w:pPr>
          </w:p>
        </w:tc>
      </w:tr>
      <w:tr w:rsidR="00685A38" w:rsidRPr="00685A38" w14:paraId="73A47D04" w14:textId="77777777" w:rsidTr="009013A1">
        <w:trPr>
          <w:trHeight w:val="1169"/>
        </w:trPr>
        <w:tc>
          <w:tcPr>
            <w:tcW w:w="2065" w:type="dxa"/>
            <w:vAlign w:val="center"/>
          </w:tcPr>
          <w:p w14:paraId="28A2CA11" w14:textId="77777777" w:rsidR="00685A38" w:rsidRPr="00685A38" w:rsidRDefault="00685A38" w:rsidP="00685A38">
            <w:pPr>
              <w:spacing w:before="0" w:after="0" w:line="240" w:lineRule="auto"/>
              <w:jc w:val="left"/>
              <w:rPr>
                <w:b/>
                <w:sz w:val="24"/>
              </w:rPr>
            </w:pPr>
            <w:r w:rsidRPr="00685A38">
              <w:rPr>
                <w:b/>
                <w:sz w:val="24"/>
              </w:rPr>
              <w:t>Luồng sự kiện thay thế</w:t>
            </w:r>
          </w:p>
        </w:tc>
        <w:tc>
          <w:tcPr>
            <w:tcW w:w="6951" w:type="dxa"/>
            <w:gridSpan w:val="3"/>
            <w:vAlign w:val="center"/>
          </w:tcPr>
          <w:p w14:paraId="082EB270" w14:textId="77777777" w:rsidR="00685A38" w:rsidRPr="00685A38" w:rsidRDefault="00685A38" w:rsidP="00685A38">
            <w:pPr>
              <w:spacing w:before="0" w:after="0" w:line="240" w:lineRule="auto"/>
              <w:jc w:val="left"/>
              <w:rPr>
                <w:sz w:val="22"/>
                <w:szCs w:val="22"/>
              </w:rPr>
            </w:pPr>
          </w:p>
          <w:tbl>
            <w:tblPr>
              <w:tblStyle w:val="LiBang7"/>
              <w:tblW w:w="6728" w:type="dxa"/>
              <w:tblLook w:val="04A0" w:firstRow="1" w:lastRow="0" w:firstColumn="1" w:lastColumn="0" w:noHBand="0" w:noVBand="1"/>
            </w:tblPr>
            <w:tblGrid>
              <w:gridCol w:w="643"/>
              <w:gridCol w:w="2215"/>
              <w:gridCol w:w="3870"/>
            </w:tblGrid>
            <w:tr w:rsidR="00685A38" w:rsidRPr="00685A38" w14:paraId="0E8D02B1" w14:textId="77777777" w:rsidTr="009013A1">
              <w:trPr>
                <w:trHeight w:val="377"/>
              </w:trPr>
              <w:tc>
                <w:tcPr>
                  <w:tcW w:w="643" w:type="dxa"/>
                  <w:vAlign w:val="center"/>
                </w:tcPr>
                <w:p w14:paraId="02803860"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BFF6B82"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60CC0948"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49ECF673" w14:textId="77777777" w:rsidTr="009013A1">
              <w:trPr>
                <w:trHeight w:val="350"/>
              </w:trPr>
              <w:tc>
                <w:tcPr>
                  <w:tcW w:w="643" w:type="dxa"/>
                  <w:vAlign w:val="center"/>
                </w:tcPr>
                <w:p w14:paraId="52ACE7F0" w14:textId="77777777" w:rsidR="00685A38" w:rsidRPr="00685A38" w:rsidRDefault="00685A38" w:rsidP="00685A38">
                  <w:pPr>
                    <w:spacing w:before="0" w:after="0" w:line="240" w:lineRule="auto"/>
                    <w:jc w:val="center"/>
                    <w:rPr>
                      <w:sz w:val="24"/>
                    </w:rPr>
                  </w:pPr>
                  <w:r w:rsidRPr="00685A38">
                    <w:rPr>
                      <w:sz w:val="24"/>
                    </w:rPr>
                    <w:t>4a</w:t>
                  </w:r>
                </w:p>
              </w:tc>
              <w:tc>
                <w:tcPr>
                  <w:tcW w:w="2215" w:type="dxa"/>
                  <w:vAlign w:val="center"/>
                </w:tcPr>
                <w:p w14:paraId="4E4ABF66"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249D8466" w14:textId="77777777" w:rsidR="00685A38" w:rsidRPr="00685A38" w:rsidRDefault="00685A38" w:rsidP="00685A38">
                  <w:pPr>
                    <w:spacing w:before="0" w:after="0" w:line="240" w:lineRule="auto"/>
                    <w:rPr>
                      <w:sz w:val="24"/>
                    </w:rPr>
                  </w:pPr>
                  <w:r w:rsidRPr="00685A38">
                    <w:rPr>
                      <w:sz w:val="24"/>
                    </w:rPr>
                    <w:t>Thông báo nếu lịch sử sử dụng trống</w:t>
                  </w:r>
                </w:p>
              </w:tc>
            </w:tr>
          </w:tbl>
          <w:p w14:paraId="22B778DD" w14:textId="77777777" w:rsidR="00685A38" w:rsidRPr="00685A38" w:rsidRDefault="00685A38" w:rsidP="00685A38">
            <w:pPr>
              <w:spacing w:before="0" w:after="0" w:line="240" w:lineRule="auto"/>
              <w:jc w:val="left"/>
              <w:rPr>
                <w:sz w:val="24"/>
              </w:rPr>
            </w:pPr>
          </w:p>
        </w:tc>
      </w:tr>
      <w:tr w:rsidR="00685A38" w:rsidRPr="00685A38" w14:paraId="2A5C0864" w14:textId="77777777" w:rsidTr="009013A1">
        <w:trPr>
          <w:trHeight w:val="530"/>
        </w:trPr>
        <w:tc>
          <w:tcPr>
            <w:tcW w:w="2065" w:type="dxa"/>
            <w:vAlign w:val="center"/>
          </w:tcPr>
          <w:p w14:paraId="085CEE47" w14:textId="77777777" w:rsidR="00685A38" w:rsidRPr="00685A38" w:rsidRDefault="00685A38" w:rsidP="00685A38">
            <w:pPr>
              <w:spacing w:before="0" w:after="0" w:line="240" w:lineRule="auto"/>
              <w:jc w:val="left"/>
              <w:rPr>
                <w:b/>
                <w:sz w:val="24"/>
              </w:rPr>
            </w:pPr>
            <w:r w:rsidRPr="00685A38">
              <w:rPr>
                <w:b/>
                <w:sz w:val="24"/>
              </w:rPr>
              <w:t>Hậu điều kiện</w:t>
            </w:r>
          </w:p>
        </w:tc>
        <w:tc>
          <w:tcPr>
            <w:tcW w:w="6951" w:type="dxa"/>
            <w:gridSpan w:val="3"/>
            <w:vAlign w:val="center"/>
          </w:tcPr>
          <w:p w14:paraId="702DDBF4" w14:textId="77777777" w:rsidR="00685A38" w:rsidRPr="00685A38" w:rsidRDefault="00685A38" w:rsidP="00685A38">
            <w:pPr>
              <w:spacing w:before="0" w:after="0" w:line="240" w:lineRule="auto"/>
              <w:jc w:val="left"/>
              <w:rPr>
                <w:sz w:val="24"/>
              </w:rPr>
            </w:pPr>
            <w:r w:rsidRPr="00685A38">
              <w:rPr>
                <w:sz w:val="24"/>
              </w:rPr>
              <w:t>Không</w:t>
            </w:r>
          </w:p>
        </w:tc>
      </w:tr>
    </w:tbl>
    <w:p w14:paraId="763AB5FE" w14:textId="77777777" w:rsidR="00685A38" w:rsidRPr="00685A38" w:rsidRDefault="00685A38" w:rsidP="00685A38">
      <w:pPr>
        <w:rPr>
          <w:lang w:val="vi-VN"/>
        </w:rPr>
      </w:pPr>
    </w:p>
    <w:p w14:paraId="2FF8D32A" w14:textId="2612ECF9" w:rsidR="003F2F1C" w:rsidRDefault="00685A38" w:rsidP="00685A38">
      <w:pPr>
        <w:pStyle w:val="u3"/>
        <w:rPr>
          <w:lang w:val="vi-VN"/>
        </w:rPr>
      </w:pPr>
      <w:r w:rsidRPr="00685A38">
        <w:rPr>
          <w:lang w:val="vi-VN"/>
        </w:rPr>
        <w:t>Đặc tả use case UC008 – Khóa người dùn</w:t>
      </w:r>
      <w:r>
        <w:rPr>
          <w:lang w:val="vi-VN"/>
        </w:rPr>
        <w:t>g</w:t>
      </w:r>
    </w:p>
    <w:tbl>
      <w:tblPr>
        <w:tblStyle w:val="LiBang8"/>
        <w:tblW w:w="0" w:type="auto"/>
        <w:tblLook w:val="04A0" w:firstRow="1" w:lastRow="0" w:firstColumn="1" w:lastColumn="0" w:noHBand="0" w:noVBand="1"/>
      </w:tblPr>
      <w:tblGrid>
        <w:gridCol w:w="1672"/>
        <w:gridCol w:w="2589"/>
        <w:gridCol w:w="2146"/>
        <w:gridCol w:w="2364"/>
      </w:tblGrid>
      <w:tr w:rsidR="00685A38" w:rsidRPr="00685A38" w14:paraId="573FCEAD" w14:textId="77777777" w:rsidTr="006446FC">
        <w:tc>
          <w:tcPr>
            <w:tcW w:w="1672" w:type="dxa"/>
          </w:tcPr>
          <w:p w14:paraId="0BD0C5D9" w14:textId="77777777" w:rsidR="00685A38" w:rsidRPr="00685A38" w:rsidRDefault="00685A38" w:rsidP="00685A38">
            <w:pPr>
              <w:spacing w:before="60" w:after="60" w:line="240" w:lineRule="auto"/>
              <w:jc w:val="left"/>
              <w:rPr>
                <w:sz w:val="22"/>
                <w:szCs w:val="22"/>
              </w:rPr>
            </w:pPr>
            <w:r w:rsidRPr="00685A38">
              <w:rPr>
                <w:b/>
                <w:sz w:val="22"/>
                <w:szCs w:val="22"/>
              </w:rPr>
              <w:t>Mã use case</w:t>
            </w:r>
          </w:p>
        </w:tc>
        <w:tc>
          <w:tcPr>
            <w:tcW w:w="2589" w:type="dxa"/>
          </w:tcPr>
          <w:p w14:paraId="6342C21D" w14:textId="77777777" w:rsidR="00685A38" w:rsidRPr="00685A38" w:rsidRDefault="00685A38" w:rsidP="00685A38">
            <w:pPr>
              <w:spacing w:before="60" w:after="60" w:line="240" w:lineRule="auto"/>
              <w:jc w:val="left"/>
              <w:rPr>
                <w:sz w:val="22"/>
                <w:szCs w:val="22"/>
              </w:rPr>
            </w:pPr>
            <w:r w:rsidRPr="00685A38">
              <w:rPr>
                <w:sz w:val="22"/>
                <w:szCs w:val="22"/>
              </w:rPr>
              <w:t>UC008</w:t>
            </w:r>
          </w:p>
        </w:tc>
        <w:tc>
          <w:tcPr>
            <w:tcW w:w="2146" w:type="dxa"/>
          </w:tcPr>
          <w:p w14:paraId="131DB9CA" w14:textId="77777777" w:rsidR="00685A38" w:rsidRPr="00685A38" w:rsidRDefault="00685A38" w:rsidP="00685A38">
            <w:pPr>
              <w:spacing w:before="60" w:after="60" w:line="240" w:lineRule="auto"/>
              <w:jc w:val="left"/>
              <w:rPr>
                <w:b/>
                <w:sz w:val="22"/>
                <w:szCs w:val="22"/>
              </w:rPr>
            </w:pPr>
            <w:r w:rsidRPr="00685A38">
              <w:rPr>
                <w:b/>
                <w:sz w:val="22"/>
                <w:szCs w:val="22"/>
              </w:rPr>
              <w:t>Tên use case</w:t>
            </w:r>
          </w:p>
        </w:tc>
        <w:tc>
          <w:tcPr>
            <w:tcW w:w="2364" w:type="dxa"/>
          </w:tcPr>
          <w:p w14:paraId="766D3965" w14:textId="77777777" w:rsidR="00685A38" w:rsidRPr="00685A38" w:rsidRDefault="00685A38" w:rsidP="00685A38">
            <w:pPr>
              <w:spacing w:before="60" w:after="60" w:line="240" w:lineRule="auto"/>
              <w:jc w:val="left"/>
              <w:rPr>
                <w:sz w:val="22"/>
                <w:szCs w:val="22"/>
              </w:rPr>
            </w:pPr>
            <w:r w:rsidRPr="00685A38">
              <w:rPr>
                <w:sz w:val="22"/>
                <w:szCs w:val="22"/>
              </w:rPr>
              <w:t>Khóa người dùng</w:t>
            </w:r>
          </w:p>
        </w:tc>
      </w:tr>
      <w:tr w:rsidR="00685A38" w:rsidRPr="00685A38" w14:paraId="032BD223" w14:textId="77777777" w:rsidTr="006446FC">
        <w:tc>
          <w:tcPr>
            <w:tcW w:w="1672" w:type="dxa"/>
          </w:tcPr>
          <w:p w14:paraId="45E8ADC5" w14:textId="77777777" w:rsidR="00685A38" w:rsidRPr="00685A38" w:rsidRDefault="00685A38" w:rsidP="00685A38">
            <w:pPr>
              <w:spacing w:before="60" w:after="60" w:line="240" w:lineRule="auto"/>
              <w:jc w:val="left"/>
              <w:rPr>
                <w:sz w:val="22"/>
                <w:szCs w:val="22"/>
              </w:rPr>
            </w:pPr>
            <w:r w:rsidRPr="00685A38">
              <w:rPr>
                <w:b/>
                <w:sz w:val="22"/>
                <w:szCs w:val="22"/>
              </w:rPr>
              <w:t>Tác nhân</w:t>
            </w:r>
          </w:p>
        </w:tc>
        <w:tc>
          <w:tcPr>
            <w:tcW w:w="7099" w:type="dxa"/>
            <w:gridSpan w:val="3"/>
          </w:tcPr>
          <w:p w14:paraId="0A5F4020"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r>
      <w:tr w:rsidR="00685A38" w:rsidRPr="00685A38" w14:paraId="1379F19E" w14:textId="77777777" w:rsidTr="006446FC">
        <w:tc>
          <w:tcPr>
            <w:tcW w:w="1672" w:type="dxa"/>
          </w:tcPr>
          <w:p w14:paraId="43293945" w14:textId="77777777" w:rsidR="00685A38" w:rsidRPr="00685A38" w:rsidRDefault="00685A38" w:rsidP="00685A38">
            <w:pPr>
              <w:spacing w:before="60" w:after="60" w:line="240" w:lineRule="auto"/>
              <w:jc w:val="left"/>
              <w:rPr>
                <w:sz w:val="22"/>
                <w:szCs w:val="22"/>
              </w:rPr>
            </w:pPr>
            <w:r w:rsidRPr="00685A38">
              <w:rPr>
                <w:b/>
                <w:sz w:val="22"/>
                <w:szCs w:val="22"/>
              </w:rPr>
              <w:t>Mô tả</w:t>
            </w:r>
          </w:p>
        </w:tc>
        <w:tc>
          <w:tcPr>
            <w:tcW w:w="7099" w:type="dxa"/>
            <w:gridSpan w:val="3"/>
          </w:tcPr>
          <w:p w14:paraId="1F86DA85" w14:textId="77777777" w:rsidR="00685A38" w:rsidRPr="00685A38" w:rsidRDefault="00685A38" w:rsidP="00685A38">
            <w:pPr>
              <w:spacing w:before="60" w:after="60" w:line="240" w:lineRule="auto"/>
              <w:jc w:val="left"/>
              <w:rPr>
                <w:sz w:val="22"/>
                <w:szCs w:val="22"/>
              </w:rPr>
            </w:pPr>
            <w:r w:rsidRPr="00685A38">
              <w:rPr>
                <w:sz w:val="22"/>
                <w:szCs w:val="22"/>
              </w:rPr>
              <w:t>Use case mô tả quá trình quản trị viên khóa một người dùng.</w:t>
            </w:r>
          </w:p>
        </w:tc>
      </w:tr>
      <w:tr w:rsidR="00685A38" w:rsidRPr="00685A38" w14:paraId="19FAA745" w14:textId="77777777" w:rsidTr="006446FC">
        <w:tc>
          <w:tcPr>
            <w:tcW w:w="1672" w:type="dxa"/>
          </w:tcPr>
          <w:p w14:paraId="4836F0F2" w14:textId="77777777" w:rsidR="00685A38" w:rsidRPr="00685A38" w:rsidRDefault="00685A38" w:rsidP="00685A38">
            <w:pPr>
              <w:spacing w:before="60" w:after="60" w:line="240" w:lineRule="auto"/>
              <w:jc w:val="left"/>
              <w:rPr>
                <w:sz w:val="22"/>
                <w:szCs w:val="22"/>
              </w:rPr>
            </w:pPr>
            <w:r w:rsidRPr="00685A38">
              <w:rPr>
                <w:b/>
                <w:sz w:val="22"/>
                <w:szCs w:val="22"/>
              </w:rPr>
              <w:t>Tiền điều kiện</w:t>
            </w:r>
          </w:p>
        </w:tc>
        <w:tc>
          <w:tcPr>
            <w:tcW w:w="7099" w:type="dxa"/>
            <w:gridSpan w:val="3"/>
          </w:tcPr>
          <w:p w14:paraId="7EC656BE" w14:textId="77777777" w:rsidR="00685A38" w:rsidRPr="00685A38" w:rsidRDefault="00685A38" w:rsidP="00685A38">
            <w:pPr>
              <w:spacing w:before="60" w:after="60" w:line="240" w:lineRule="auto"/>
              <w:jc w:val="left"/>
              <w:rPr>
                <w:sz w:val="22"/>
                <w:szCs w:val="22"/>
              </w:rPr>
            </w:pPr>
            <w:r w:rsidRPr="00685A38">
              <w:rPr>
                <w:sz w:val="22"/>
                <w:szCs w:val="22"/>
              </w:rPr>
              <w:t>Quản trị viên đã đăng nhập vào hệ thống.</w:t>
            </w:r>
          </w:p>
        </w:tc>
      </w:tr>
      <w:tr w:rsidR="00685A38" w:rsidRPr="00685A38" w14:paraId="48CDACE1" w14:textId="77777777" w:rsidTr="006446FC">
        <w:trPr>
          <w:trHeight w:val="1844"/>
        </w:trPr>
        <w:tc>
          <w:tcPr>
            <w:tcW w:w="1672" w:type="dxa"/>
          </w:tcPr>
          <w:p w14:paraId="3FEFB970" w14:textId="77777777" w:rsidR="00685A38" w:rsidRPr="00685A38" w:rsidRDefault="00685A38" w:rsidP="00685A38">
            <w:pPr>
              <w:spacing w:before="60" w:after="60" w:line="240" w:lineRule="auto"/>
              <w:jc w:val="left"/>
              <w:rPr>
                <w:b/>
                <w:sz w:val="22"/>
                <w:szCs w:val="22"/>
              </w:rPr>
            </w:pPr>
            <w:r w:rsidRPr="00685A38">
              <w:rPr>
                <w:b/>
                <w:sz w:val="22"/>
                <w:szCs w:val="22"/>
              </w:rPr>
              <w:t>Luồng sự kiện chính</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1C9E315E" w14:textId="77777777" w:rsidTr="009013A1">
              <w:tc>
                <w:tcPr>
                  <w:tcW w:w="790" w:type="dxa"/>
                </w:tcPr>
                <w:p w14:paraId="6AA9E071"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12143854"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2CC1A9DC"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4A2DC633" w14:textId="77777777" w:rsidTr="009013A1">
              <w:tc>
                <w:tcPr>
                  <w:tcW w:w="790" w:type="dxa"/>
                </w:tcPr>
                <w:p w14:paraId="7BD8B1D2" w14:textId="77777777" w:rsidR="00685A38" w:rsidRPr="00685A38" w:rsidRDefault="00685A38" w:rsidP="00685A38">
                  <w:pPr>
                    <w:spacing w:before="60" w:after="60" w:line="240" w:lineRule="auto"/>
                    <w:jc w:val="center"/>
                    <w:rPr>
                      <w:sz w:val="22"/>
                      <w:szCs w:val="22"/>
                    </w:rPr>
                  </w:pPr>
                  <w:r w:rsidRPr="00685A38">
                    <w:rPr>
                      <w:sz w:val="22"/>
                      <w:szCs w:val="22"/>
                    </w:rPr>
                    <w:t>1</w:t>
                  </w:r>
                </w:p>
              </w:tc>
              <w:tc>
                <w:tcPr>
                  <w:tcW w:w="1705" w:type="dxa"/>
                </w:tcPr>
                <w:p w14:paraId="432ABADA"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594F16E2" w14:textId="77777777" w:rsidR="00685A38" w:rsidRPr="00685A38" w:rsidRDefault="00685A38" w:rsidP="00685A38">
                  <w:pPr>
                    <w:spacing w:before="60" w:after="60" w:line="240" w:lineRule="auto"/>
                    <w:jc w:val="left"/>
                    <w:rPr>
                      <w:sz w:val="22"/>
                      <w:szCs w:val="22"/>
                    </w:rPr>
                  </w:pPr>
                  <w:r w:rsidRPr="00685A38">
                    <w:rPr>
                      <w:sz w:val="22"/>
                      <w:szCs w:val="22"/>
                    </w:rPr>
                    <w:t>Chọn chức năng quản trị người dùng.</w:t>
                  </w:r>
                </w:p>
              </w:tc>
            </w:tr>
            <w:tr w:rsidR="00685A38" w:rsidRPr="00685A38" w14:paraId="00D05E87" w14:textId="77777777" w:rsidTr="009013A1">
              <w:tc>
                <w:tcPr>
                  <w:tcW w:w="790" w:type="dxa"/>
                </w:tcPr>
                <w:p w14:paraId="59197428" w14:textId="77777777" w:rsidR="00685A38" w:rsidRPr="00685A38" w:rsidRDefault="00685A38" w:rsidP="00685A38">
                  <w:pPr>
                    <w:spacing w:before="60" w:after="60" w:line="240" w:lineRule="auto"/>
                    <w:jc w:val="center"/>
                    <w:rPr>
                      <w:sz w:val="22"/>
                      <w:szCs w:val="22"/>
                    </w:rPr>
                  </w:pPr>
                  <w:r w:rsidRPr="00685A38">
                    <w:rPr>
                      <w:sz w:val="22"/>
                      <w:szCs w:val="22"/>
                    </w:rPr>
                    <w:t>2</w:t>
                  </w:r>
                </w:p>
              </w:tc>
              <w:tc>
                <w:tcPr>
                  <w:tcW w:w="1705" w:type="dxa"/>
                </w:tcPr>
                <w:p w14:paraId="408A165F"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90D50" w14:textId="77777777" w:rsidR="00685A38" w:rsidRPr="00685A38" w:rsidRDefault="00685A38" w:rsidP="00685A38">
                  <w:pPr>
                    <w:spacing w:before="60" w:after="60" w:line="240" w:lineRule="auto"/>
                    <w:jc w:val="left"/>
                    <w:rPr>
                      <w:sz w:val="22"/>
                      <w:szCs w:val="22"/>
                    </w:rPr>
                  </w:pPr>
                  <w:r w:rsidRPr="00685A38">
                    <w:rPr>
                      <w:sz w:val="22"/>
                      <w:szCs w:val="22"/>
                    </w:rPr>
                    <w:t>Hiển thị giao diện quản trị người dùng.</w:t>
                  </w:r>
                </w:p>
              </w:tc>
            </w:tr>
            <w:tr w:rsidR="00685A38" w:rsidRPr="00685A38" w14:paraId="3E8D1F7C" w14:textId="77777777" w:rsidTr="009013A1">
              <w:tc>
                <w:tcPr>
                  <w:tcW w:w="790" w:type="dxa"/>
                </w:tcPr>
                <w:p w14:paraId="54C717D1" w14:textId="77777777" w:rsidR="00685A38" w:rsidRPr="00685A38" w:rsidRDefault="00685A38" w:rsidP="00685A38">
                  <w:pPr>
                    <w:spacing w:before="60" w:after="60" w:line="240" w:lineRule="auto"/>
                    <w:jc w:val="center"/>
                    <w:rPr>
                      <w:sz w:val="22"/>
                      <w:szCs w:val="22"/>
                    </w:rPr>
                  </w:pPr>
                  <w:r w:rsidRPr="00685A38">
                    <w:rPr>
                      <w:sz w:val="22"/>
                      <w:szCs w:val="22"/>
                    </w:rPr>
                    <w:t>3</w:t>
                  </w:r>
                </w:p>
              </w:tc>
              <w:tc>
                <w:tcPr>
                  <w:tcW w:w="1705" w:type="dxa"/>
                </w:tcPr>
                <w:p w14:paraId="74E97E4C"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3C9F18F4" w14:textId="77777777" w:rsidR="00685A38" w:rsidRPr="00685A38" w:rsidRDefault="00685A38" w:rsidP="00685A38">
                  <w:pPr>
                    <w:spacing w:before="60" w:after="60" w:line="240" w:lineRule="auto"/>
                    <w:jc w:val="left"/>
                    <w:rPr>
                      <w:sz w:val="22"/>
                      <w:szCs w:val="22"/>
                    </w:rPr>
                  </w:pPr>
                  <w:r w:rsidRPr="00685A38">
                    <w:rPr>
                      <w:sz w:val="22"/>
                      <w:szCs w:val="22"/>
                    </w:rPr>
                    <w:t>Nhập từ khóa tìm kiếm một người dùng.</w:t>
                  </w:r>
                </w:p>
              </w:tc>
            </w:tr>
            <w:tr w:rsidR="00685A38" w:rsidRPr="00685A38" w14:paraId="062B4B5C" w14:textId="77777777" w:rsidTr="009013A1">
              <w:tc>
                <w:tcPr>
                  <w:tcW w:w="790" w:type="dxa"/>
                </w:tcPr>
                <w:p w14:paraId="46FD9F87" w14:textId="77777777" w:rsidR="00685A38" w:rsidRPr="00685A38" w:rsidRDefault="00685A38" w:rsidP="00685A38">
                  <w:pPr>
                    <w:spacing w:before="60" w:after="60" w:line="240" w:lineRule="auto"/>
                    <w:jc w:val="center"/>
                    <w:rPr>
                      <w:sz w:val="22"/>
                      <w:szCs w:val="22"/>
                    </w:rPr>
                  </w:pPr>
                  <w:r w:rsidRPr="00685A38">
                    <w:rPr>
                      <w:sz w:val="22"/>
                      <w:szCs w:val="22"/>
                    </w:rPr>
                    <w:t>4</w:t>
                  </w:r>
                </w:p>
              </w:tc>
              <w:tc>
                <w:tcPr>
                  <w:tcW w:w="1705" w:type="dxa"/>
                </w:tcPr>
                <w:p w14:paraId="0ADDE2D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7D5377E3" w14:textId="77777777" w:rsidR="00685A38" w:rsidRPr="00685A38" w:rsidRDefault="00685A38" w:rsidP="00685A38">
                  <w:pPr>
                    <w:spacing w:before="60" w:after="60" w:line="240" w:lineRule="auto"/>
                    <w:jc w:val="left"/>
                    <w:rPr>
                      <w:sz w:val="22"/>
                      <w:szCs w:val="22"/>
                    </w:rPr>
                  </w:pPr>
                  <w:r w:rsidRPr="00685A38">
                    <w:rPr>
                      <w:sz w:val="22"/>
                      <w:szCs w:val="22"/>
                    </w:rPr>
                    <w:t>Gửi yêu cầu tìm kiếm</w:t>
                  </w:r>
                </w:p>
              </w:tc>
            </w:tr>
            <w:tr w:rsidR="00685A38" w:rsidRPr="00685A38" w14:paraId="7070A411" w14:textId="77777777" w:rsidTr="009013A1">
              <w:tc>
                <w:tcPr>
                  <w:tcW w:w="790" w:type="dxa"/>
                </w:tcPr>
                <w:p w14:paraId="45F6C0B1" w14:textId="77777777" w:rsidR="00685A38" w:rsidRPr="00685A38" w:rsidRDefault="00685A38" w:rsidP="00685A38">
                  <w:pPr>
                    <w:spacing w:before="60" w:after="60" w:line="240" w:lineRule="auto"/>
                    <w:jc w:val="center"/>
                    <w:rPr>
                      <w:sz w:val="22"/>
                      <w:szCs w:val="22"/>
                    </w:rPr>
                  </w:pPr>
                  <w:r w:rsidRPr="00685A38">
                    <w:rPr>
                      <w:sz w:val="22"/>
                      <w:szCs w:val="22"/>
                    </w:rPr>
                    <w:t>5</w:t>
                  </w:r>
                </w:p>
              </w:tc>
              <w:tc>
                <w:tcPr>
                  <w:tcW w:w="1705" w:type="dxa"/>
                </w:tcPr>
                <w:p w14:paraId="264B2FF4"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2D7B5B77" w14:textId="77777777" w:rsidR="00685A38" w:rsidRPr="00685A38" w:rsidRDefault="00685A38" w:rsidP="00685A38">
                  <w:pPr>
                    <w:spacing w:before="60" w:after="60" w:line="240" w:lineRule="auto"/>
                    <w:jc w:val="left"/>
                    <w:rPr>
                      <w:sz w:val="22"/>
                      <w:szCs w:val="22"/>
                    </w:rPr>
                  </w:pPr>
                  <w:r w:rsidRPr="00685A38">
                    <w:rPr>
                      <w:sz w:val="22"/>
                      <w:szCs w:val="22"/>
                    </w:rPr>
                    <w:t>Hiển thị danh sách người dùng.</w:t>
                  </w:r>
                </w:p>
              </w:tc>
            </w:tr>
            <w:tr w:rsidR="00685A38" w:rsidRPr="00685A38" w14:paraId="365B363E" w14:textId="77777777" w:rsidTr="009013A1">
              <w:tc>
                <w:tcPr>
                  <w:tcW w:w="790" w:type="dxa"/>
                </w:tcPr>
                <w:p w14:paraId="2C531717" w14:textId="77777777" w:rsidR="00685A38" w:rsidRPr="00685A38" w:rsidRDefault="00685A38" w:rsidP="00685A38">
                  <w:pPr>
                    <w:spacing w:before="60" w:after="60" w:line="240" w:lineRule="auto"/>
                    <w:jc w:val="center"/>
                    <w:rPr>
                      <w:sz w:val="22"/>
                      <w:szCs w:val="22"/>
                    </w:rPr>
                  </w:pPr>
                  <w:r w:rsidRPr="00685A38">
                    <w:rPr>
                      <w:sz w:val="22"/>
                      <w:szCs w:val="22"/>
                    </w:rPr>
                    <w:t>6</w:t>
                  </w:r>
                </w:p>
              </w:tc>
              <w:tc>
                <w:tcPr>
                  <w:tcW w:w="1705" w:type="dxa"/>
                </w:tcPr>
                <w:p w14:paraId="0AA98B06"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5472B77" w14:textId="77777777" w:rsidR="00685A38" w:rsidRPr="00685A38" w:rsidRDefault="00685A38" w:rsidP="00685A38">
                  <w:pPr>
                    <w:spacing w:before="60" w:after="60" w:line="240" w:lineRule="auto"/>
                    <w:jc w:val="left"/>
                    <w:rPr>
                      <w:sz w:val="22"/>
                      <w:szCs w:val="22"/>
                    </w:rPr>
                  </w:pPr>
                  <w:r w:rsidRPr="00685A38">
                    <w:rPr>
                      <w:sz w:val="22"/>
                      <w:szCs w:val="22"/>
                    </w:rPr>
                    <w:t>Chọn một người dùng, yêu cầu xem thông tin</w:t>
                  </w:r>
                </w:p>
              </w:tc>
            </w:tr>
            <w:tr w:rsidR="00685A38" w:rsidRPr="00685A38" w14:paraId="7CBCC20D" w14:textId="77777777" w:rsidTr="009013A1">
              <w:tc>
                <w:tcPr>
                  <w:tcW w:w="790" w:type="dxa"/>
                </w:tcPr>
                <w:p w14:paraId="643CC356" w14:textId="77777777" w:rsidR="00685A38" w:rsidRPr="00685A38" w:rsidRDefault="00685A38" w:rsidP="00685A38">
                  <w:pPr>
                    <w:spacing w:before="60" w:after="60" w:line="240" w:lineRule="auto"/>
                    <w:jc w:val="center"/>
                    <w:rPr>
                      <w:sz w:val="22"/>
                      <w:szCs w:val="22"/>
                    </w:rPr>
                  </w:pPr>
                  <w:r w:rsidRPr="00685A38">
                    <w:rPr>
                      <w:sz w:val="22"/>
                      <w:szCs w:val="22"/>
                    </w:rPr>
                    <w:t>7</w:t>
                  </w:r>
                </w:p>
              </w:tc>
              <w:tc>
                <w:tcPr>
                  <w:tcW w:w="1705" w:type="dxa"/>
                </w:tcPr>
                <w:p w14:paraId="0A1E99C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52FE3179" w14:textId="77777777" w:rsidR="00685A38" w:rsidRPr="00685A38" w:rsidRDefault="00685A38" w:rsidP="00685A38">
                  <w:pPr>
                    <w:spacing w:before="60" w:after="60" w:line="240" w:lineRule="auto"/>
                    <w:jc w:val="left"/>
                    <w:rPr>
                      <w:sz w:val="22"/>
                      <w:szCs w:val="22"/>
                    </w:rPr>
                  </w:pPr>
                  <w:r w:rsidRPr="00685A38">
                    <w:rPr>
                      <w:sz w:val="22"/>
                      <w:szCs w:val="22"/>
                    </w:rPr>
                    <w:t>Hiển thị thông tin người dùng được chọn.</w:t>
                  </w:r>
                </w:p>
              </w:tc>
            </w:tr>
            <w:tr w:rsidR="00685A38" w:rsidRPr="00685A38" w14:paraId="363579E8" w14:textId="77777777" w:rsidTr="009013A1">
              <w:tc>
                <w:tcPr>
                  <w:tcW w:w="790" w:type="dxa"/>
                </w:tcPr>
                <w:p w14:paraId="706D576B" w14:textId="77777777" w:rsidR="00685A38" w:rsidRPr="00685A38" w:rsidRDefault="00685A38" w:rsidP="00685A38">
                  <w:pPr>
                    <w:spacing w:before="60" w:after="60" w:line="240" w:lineRule="auto"/>
                    <w:jc w:val="center"/>
                    <w:rPr>
                      <w:sz w:val="22"/>
                      <w:szCs w:val="22"/>
                    </w:rPr>
                  </w:pPr>
                  <w:r w:rsidRPr="00685A38">
                    <w:rPr>
                      <w:sz w:val="22"/>
                      <w:szCs w:val="22"/>
                    </w:rPr>
                    <w:t>8</w:t>
                  </w:r>
                </w:p>
              </w:tc>
              <w:tc>
                <w:tcPr>
                  <w:tcW w:w="1705" w:type="dxa"/>
                </w:tcPr>
                <w:p w14:paraId="2DBF96E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A0C556A" w14:textId="77777777" w:rsidR="00685A38" w:rsidRPr="00685A38" w:rsidRDefault="00685A38" w:rsidP="00685A38">
                  <w:pPr>
                    <w:spacing w:before="60" w:after="60" w:line="240" w:lineRule="auto"/>
                    <w:jc w:val="left"/>
                    <w:rPr>
                      <w:sz w:val="22"/>
                      <w:szCs w:val="22"/>
                    </w:rPr>
                  </w:pPr>
                  <w:r w:rsidRPr="00685A38">
                    <w:rPr>
                      <w:sz w:val="22"/>
                      <w:szCs w:val="22"/>
                    </w:rPr>
                    <w:t>Gửi yêu cầu khóa người dùng.</w:t>
                  </w:r>
                </w:p>
              </w:tc>
            </w:tr>
            <w:tr w:rsidR="00685A38" w:rsidRPr="00685A38" w14:paraId="64DAA5D2" w14:textId="77777777" w:rsidTr="009013A1">
              <w:tc>
                <w:tcPr>
                  <w:tcW w:w="790" w:type="dxa"/>
                </w:tcPr>
                <w:p w14:paraId="3C928E2D" w14:textId="77777777" w:rsidR="00685A38" w:rsidRPr="00685A38" w:rsidRDefault="00685A38" w:rsidP="00685A38">
                  <w:pPr>
                    <w:spacing w:before="60" w:after="60" w:line="240" w:lineRule="auto"/>
                    <w:jc w:val="center"/>
                    <w:rPr>
                      <w:sz w:val="22"/>
                      <w:szCs w:val="22"/>
                    </w:rPr>
                  </w:pPr>
                  <w:r w:rsidRPr="00685A38">
                    <w:rPr>
                      <w:sz w:val="22"/>
                      <w:szCs w:val="22"/>
                    </w:rPr>
                    <w:lastRenderedPageBreak/>
                    <w:t>9</w:t>
                  </w:r>
                </w:p>
              </w:tc>
              <w:tc>
                <w:tcPr>
                  <w:tcW w:w="1705" w:type="dxa"/>
                </w:tcPr>
                <w:p w14:paraId="5D65267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1A66F" w14:textId="77777777" w:rsidR="00685A38" w:rsidRPr="00685A38" w:rsidRDefault="00685A38" w:rsidP="00685A38">
                  <w:pPr>
                    <w:spacing w:before="60" w:after="60" w:line="240" w:lineRule="auto"/>
                    <w:jc w:val="left"/>
                    <w:rPr>
                      <w:sz w:val="22"/>
                      <w:szCs w:val="22"/>
                    </w:rPr>
                  </w:pPr>
                  <w:r w:rsidRPr="00685A38">
                    <w:rPr>
                      <w:sz w:val="22"/>
                      <w:szCs w:val="22"/>
                    </w:rPr>
                    <w:t>Cập nhật trạng thái của người dùng.</w:t>
                  </w:r>
                </w:p>
              </w:tc>
            </w:tr>
          </w:tbl>
          <w:p w14:paraId="33185DA7" w14:textId="77777777" w:rsidR="00685A38" w:rsidRPr="00685A38" w:rsidRDefault="00685A38" w:rsidP="00685A38">
            <w:pPr>
              <w:spacing w:before="60" w:after="60" w:line="240" w:lineRule="auto"/>
              <w:jc w:val="left"/>
              <w:rPr>
                <w:sz w:val="22"/>
                <w:szCs w:val="22"/>
              </w:rPr>
            </w:pPr>
          </w:p>
        </w:tc>
      </w:tr>
      <w:tr w:rsidR="00685A38" w:rsidRPr="00685A38" w14:paraId="6987646A" w14:textId="77777777" w:rsidTr="006446FC">
        <w:tc>
          <w:tcPr>
            <w:tcW w:w="1672" w:type="dxa"/>
          </w:tcPr>
          <w:p w14:paraId="156E0C15" w14:textId="77777777" w:rsidR="00685A38" w:rsidRPr="00685A38" w:rsidRDefault="00685A38" w:rsidP="00685A38">
            <w:pPr>
              <w:spacing w:before="60" w:after="60" w:line="240" w:lineRule="auto"/>
              <w:jc w:val="left"/>
              <w:rPr>
                <w:b/>
                <w:sz w:val="22"/>
                <w:szCs w:val="22"/>
              </w:rPr>
            </w:pPr>
            <w:r w:rsidRPr="00685A38">
              <w:rPr>
                <w:b/>
                <w:sz w:val="22"/>
                <w:szCs w:val="22"/>
              </w:rPr>
              <w:lastRenderedPageBreak/>
              <w:t>Luồng sự kiện thay thế</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3E931D25" w14:textId="77777777" w:rsidTr="009013A1">
              <w:tc>
                <w:tcPr>
                  <w:tcW w:w="790" w:type="dxa"/>
                </w:tcPr>
                <w:p w14:paraId="39D23B06"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512F3443"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1AF4DB70"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00E83A8D" w14:textId="77777777" w:rsidTr="009013A1">
              <w:tc>
                <w:tcPr>
                  <w:tcW w:w="790" w:type="dxa"/>
                </w:tcPr>
                <w:p w14:paraId="2CD1FCE5" w14:textId="77777777" w:rsidR="00685A38" w:rsidRPr="00685A38" w:rsidRDefault="00685A38" w:rsidP="00685A38">
                  <w:pPr>
                    <w:spacing w:before="60" w:after="60" w:line="240" w:lineRule="auto"/>
                    <w:jc w:val="center"/>
                    <w:rPr>
                      <w:sz w:val="22"/>
                      <w:szCs w:val="22"/>
                    </w:rPr>
                  </w:pPr>
                  <w:r w:rsidRPr="00685A38">
                    <w:rPr>
                      <w:sz w:val="22"/>
                      <w:szCs w:val="22"/>
                    </w:rPr>
                    <w:t>5a</w:t>
                  </w:r>
                </w:p>
              </w:tc>
              <w:tc>
                <w:tcPr>
                  <w:tcW w:w="1705" w:type="dxa"/>
                </w:tcPr>
                <w:p w14:paraId="0EDF989D"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32EE7416" w14:textId="77777777" w:rsidR="00685A38" w:rsidRPr="00685A38" w:rsidRDefault="00685A38" w:rsidP="00685A38">
                  <w:pPr>
                    <w:spacing w:before="60" w:after="60" w:line="240" w:lineRule="auto"/>
                    <w:jc w:val="left"/>
                    <w:rPr>
                      <w:sz w:val="22"/>
                      <w:szCs w:val="22"/>
                    </w:rPr>
                  </w:pPr>
                  <w:r w:rsidRPr="00685A38">
                    <w:rPr>
                      <w:sz w:val="22"/>
                      <w:szCs w:val="22"/>
                    </w:rPr>
                    <w:t>Thông báo nếu danh sách người dùng trống.</w:t>
                  </w:r>
                </w:p>
              </w:tc>
            </w:tr>
          </w:tbl>
          <w:p w14:paraId="681ADC6E" w14:textId="77777777" w:rsidR="00685A38" w:rsidRPr="00685A38" w:rsidRDefault="00685A38" w:rsidP="00685A38">
            <w:pPr>
              <w:spacing w:before="60" w:after="60" w:line="240" w:lineRule="auto"/>
              <w:jc w:val="left"/>
              <w:rPr>
                <w:sz w:val="22"/>
                <w:szCs w:val="22"/>
              </w:rPr>
            </w:pPr>
          </w:p>
        </w:tc>
      </w:tr>
      <w:tr w:rsidR="00685A38" w:rsidRPr="00685A38" w14:paraId="44FEB38E" w14:textId="77777777" w:rsidTr="006446FC">
        <w:tc>
          <w:tcPr>
            <w:tcW w:w="1672" w:type="dxa"/>
          </w:tcPr>
          <w:p w14:paraId="0A2436DD" w14:textId="77777777" w:rsidR="00685A38" w:rsidRPr="00685A38" w:rsidRDefault="00685A38" w:rsidP="00685A38">
            <w:pPr>
              <w:spacing w:before="60" w:after="60" w:line="240" w:lineRule="auto"/>
              <w:jc w:val="left"/>
              <w:rPr>
                <w:b/>
                <w:sz w:val="22"/>
                <w:szCs w:val="22"/>
              </w:rPr>
            </w:pPr>
            <w:r w:rsidRPr="00685A38">
              <w:rPr>
                <w:b/>
                <w:sz w:val="22"/>
                <w:szCs w:val="22"/>
              </w:rPr>
              <w:t>Hậu điều kiện</w:t>
            </w:r>
          </w:p>
        </w:tc>
        <w:tc>
          <w:tcPr>
            <w:tcW w:w="7099" w:type="dxa"/>
            <w:gridSpan w:val="3"/>
          </w:tcPr>
          <w:p w14:paraId="2A597588" w14:textId="77777777" w:rsidR="00685A38" w:rsidRPr="00685A38" w:rsidRDefault="00685A38" w:rsidP="00685A38">
            <w:pPr>
              <w:keepNext/>
              <w:spacing w:before="60" w:after="60" w:line="240" w:lineRule="auto"/>
              <w:jc w:val="left"/>
              <w:rPr>
                <w:sz w:val="22"/>
                <w:szCs w:val="22"/>
              </w:rPr>
            </w:pPr>
            <w:r w:rsidRPr="00685A38">
              <w:rPr>
                <w:sz w:val="22"/>
                <w:szCs w:val="22"/>
              </w:rPr>
              <w:t>Không</w:t>
            </w:r>
          </w:p>
        </w:tc>
      </w:tr>
    </w:tbl>
    <w:p w14:paraId="5B7BC43C" w14:textId="3B5D7EAD" w:rsidR="004D1F12" w:rsidRDefault="004D1F12">
      <w:pPr>
        <w:rPr>
          <w:lang w:val="vi-VN"/>
        </w:rPr>
      </w:pPr>
    </w:p>
    <w:p w14:paraId="0CD196E1" w14:textId="62135655" w:rsidR="009013A1" w:rsidRPr="0098717D" w:rsidRDefault="009013A1">
      <w:pPr>
        <w:rPr>
          <w:lang w:val="vi-VN"/>
        </w:rPr>
      </w:pPr>
      <w:r>
        <w:rPr>
          <w:lang w:val="vi-VN"/>
        </w:rPr>
        <w:t>Như vậy chương 2 đã đưa được kết quả khảo sát và phân tích yêu cầu. Xây dựng được hệ thống các chức năng cần có</w:t>
      </w:r>
      <w:r w:rsidR="00B101E8">
        <w:rPr>
          <w:lang w:val="vi-VN"/>
        </w:rPr>
        <w:t xml:space="preserve"> và phân tích các chức năng này. Từ đó tạo nền tảng để xây phân tích dựng ứng dụng ở các chương tiếp theo. Cụ thể là lựa chọn các công nghệ sử dụng ở chương 3.</w:t>
      </w:r>
      <w:r>
        <w:rPr>
          <w:lang w:val="vi-VN"/>
        </w:rPr>
        <w:t xml:space="preserve"> </w:t>
      </w:r>
    </w:p>
    <w:p w14:paraId="441D40D3" w14:textId="6AB6B2E7" w:rsidR="00EE4E12" w:rsidRDefault="00406907" w:rsidP="002A77D4">
      <w:pPr>
        <w:pStyle w:val="u1"/>
        <w:framePr w:w="9076" w:wrap="notBeside" w:hAnchor="page" w:x="1862" w:y="63"/>
      </w:pPr>
      <w:bookmarkStart w:id="59" w:name="_Toc512713195"/>
      <w:bookmarkStart w:id="60" w:name="_Ref510876811"/>
      <w:bookmarkStart w:id="61" w:name="_Toc510882203"/>
      <w:r>
        <w:lastRenderedPageBreak/>
        <w:t>Công nghệ sử dụng</w:t>
      </w:r>
      <w:bookmarkEnd w:id="59"/>
      <w:r w:rsidR="00A81686">
        <w:rPr>
          <w:lang w:val="vi-VN"/>
        </w:rPr>
        <w:t xml:space="preserve"> </w:t>
      </w:r>
      <w:bookmarkEnd w:id="60"/>
      <w:bookmarkEnd w:id="61"/>
    </w:p>
    <w:p w14:paraId="59D67C3A" w14:textId="2690BD09" w:rsidR="00B53D82" w:rsidRDefault="00B53D82" w:rsidP="00B53D82">
      <w:r>
        <w:t xml:space="preserve">Như đã trình bày tóm tắt trong phần phân tích một số định hướng giải pháp </w:t>
      </w:r>
      <w:r w:rsidR="004D1C19">
        <w:rPr>
          <w:lang w:val="vi-VN"/>
        </w:rPr>
        <w:t>ở chương 1</w:t>
      </w:r>
      <w:r>
        <w:t>,</w:t>
      </w:r>
      <w:r w:rsidR="004D1C19">
        <w:rPr>
          <w:lang w:val="vi-VN"/>
        </w:rPr>
        <w:t xml:space="preserve"> và dựa trên việc phân tích yêu cầu ở chương 2, </w:t>
      </w:r>
      <w:r>
        <w:t xml:space="preserve"> phần này sẽ tập trung vào phân tích v</w:t>
      </w:r>
      <w:r w:rsidR="004D1C19">
        <w:t>à giải thích rõ các giải pháp tích hợp để xây dựng ứng dụng</w:t>
      </w:r>
      <w:r>
        <w:t>. Bao gồm:</w:t>
      </w:r>
    </w:p>
    <w:p w14:paraId="14689E55" w14:textId="51E26297" w:rsidR="00B53D82" w:rsidRDefault="00B53D82" w:rsidP="00B53D82">
      <w:pPr>
        <w:pStyle w:val="oancuaDanhsach"/>
        <w:numPr>
          <w:ilvl w:val="0"/>
          <w:numId w:val="17"/>
        </w:numPr>
      </w:pPr>
      <w:r>
        <w:t>Nhóm các giải pháp liên quan đến dịch vụ bản đồ, sử dụng các dịch vụ của Google Maps API.</w:t>
      </w:r>
    </w:p>
    <w:p w14:paraId="0C8ECD84" w14:textId="2705A518" w:rsidR="00B53D82" w:rsidRDefault="00B53D82" w:rsidP="00B53D82">
      <w:pPr>
        <w:pStyle w:val="oancuaDanhsach"/>
        <w:numPr>
          <w:ilvl w:val="0"/>
          <w:numId w:val="17"/>
        </w:numPr>
      </w:pPr>
      <w:r>
        <w:t>Giải pháp xử lý dữ liệu theo thời gian thực với Google Firebase Realtime Database</w:t>
      </w:r>
    </w:p>
    <w:p w14:paraId="5D6F01FD" w14:textId="6BC0163F" w:rsidR="00B53D82" w:rsidRDefault="00B53D82" w:rsidP="00B53D82">
      <w:pPr>
        <w:pStyle w:val="oancuaDanhsach"/>
        <w:numPr>
          <w:ilvl w:val="0"/>
          <w:numId w:val="17"/>
        </w:numPr>
      </w:pPr>
      <w:r>
        <w:t>Giải pháp xác thực danh tính với Google Firebase Authencation</w:t>
      </w:r>
    </w:p>
    <w:p w14:paraId="50BFDC87" w14:textId="18F2692C" w:rsidR="008863A9" w:rsidRDefault="00B53D82" w:rsidP="00B53D82">
      <w:pPr>
        <w:pStyle w:val="oancuaDanhsach"/>
        <w:numPr>
          <w:ilvl w:val="0"/>
          <w:numId w:val="17"/>
        </w:numPr>
      </w:pPr>
      <w:r>
        <w:t>Giải pháp lưu trữ và quản lý tập tin với Google Firebase Cloud Storage</w:t>
      </w:r>
      <w:r w:rsidR="008863A9">
        <w:t>).</w:t>
      </w:r>
    </w:p>
    <w:p w14:paraId="00A4572A" w14:textId="75D27CDB" w:rsidR="00C6125E" w:rsidRPr="00C6125E" w:rsidRDefault="00B53D82" w:rsidP="00C6125E">
      <w:pPr>
        <w:pStyle w:val="oancuaDanhsach"/>
        <w:numPr>
          <w:ilvl w:val="0"/>
          <w:numId w:val="17"/>
        </w:numPr>
      </w:pPr>
      <w:r>
        <w:rPr>
          <w:lang w:val="vi-VN"/>
        </w:rPr>
        <w:t>Giải pháp thiết kế giao diện</w:t>
      </w:r>
    </w:p>
    <w:p w14:paraId="0A3655B0" w14:textId="0030D45F" w:rsidR="00C6125E" w:rsidRDefault="00C6125E" w:rsidP="00C6125E">
      <w:pPr>
        <w:pStyle w:val="u2"/>
      </w:pPr>
      <w:r w:rsidRPr="00C6125E">
        <w:t>Giải pháp bản đồ với Google Maps API</w:t>
      </w:r>
    </w:p>
    <w:p w14:paraId="6C4FFA81" w14:textId="0DA77FA0" w:rsidR="00C6125E" w:rsidRDefault="00C6125E" w:rsidP="00C6125E">
      <w:r w:rsidRPr="00C6125E">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14:paraId="6DD7D59E" w14:textId="6D282F09" w:rsidR="00C6125E" w:rsidRDefault="00C6125E" w:rsidP="00C6125E">
      <w:pPr>
        <w:jc w:val="center"/>
      </w:pPr>
      <w:r w:rsidRPr="004A425B">
        <w:rPr>
          <w:rFonts w:asciiTheme="majorHAnsi" w:hAnsiTheme="majorHAnsi" w:cstheme="majorHAnsi"/>
          <w:noProof/>
          <w:szCs w:val="26"/>
        </w:rPr>
        <w:lastRenderedPageBreak/>
        <w:drawing>
          <wp:inline distT="0" distB="0" distL="0" distR="0" wp14:anchorId="4152AA11" wp14:editId="1B5327CB">
            <wp:extent cx="5415915" cy="2438185"/>
            <wp:effectExtent l="19050" t="19050" r="13335" b="19685"/>
            <wp:docPr id="32" name="Hình ảnh 32"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solidFill>
                        <a:schemeClr val="tx1"/>
                      </a:solidFill>
                    </a:ln>
                  </pic:spPr>
                </pic:pic>
              </a:graphicData>
            </a:graphic>
          </wp:inline>
        </w:drawing>
      </w:r>
    </w:p>
    <w:p w14:paraId="3D687DDB" w14:textId="77777777" w:rsidR="00C6125E" w:rsidRPr="00C6125E" w:rsidRDefault="00C6125E" w:rsidP="00C6125E">
      <w:pPr>
        <w:rPr>
          <w:lang w:val="vi-VN"/>
        </w:rPr>
      </w:pPr>
      <w:r w:rsidRPr="00C6125E">
        <w:rPr>
          <w:lang w:val="vi-VN"/>
        </w:rPr>
        <w:t>Tháng 6/2005, Google đã cho ra mắt Google Maps API, một dịch vụ miễn phí cho phép các nhà phát triển tích hợp Google Maps vào các trang web của họ.</w:t>
      </w:r>
    </w:p>
    <w:p w14:paraId="39A16F3F" w14:textId="4E1154AF" w:rsidR="00C6125E" w:rsidRDefault="00C6125E" w:rsidP="00C6125E">
      <w:pPr>
        <w:rPr>
          <w:lang w:val="vi-VN"/>
        </w:rPr>
      </w:pPr>
      <w:r w:rsidRPr="00C6125E">
        <w:rPr>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14:paraId="09EA9638" w14:textId="3DF5638F" w:rsidR="00C6125E" w:rsidRDefault="00C6125E" w:rsidP="00C6125E">
      <w:pPr>
        <w:jc w:val="center"/>
        <w:rPr>
          <w:lang w:val="vi-VN"/>
        </w:rPr>
      </w:pPr>
      <w:r w:rsidRPr="004A425B">
        <w:rPr>
          <w:rFonts w:asciiTheme="majorHAnsi" w:hAnsiTheme="majorHAnsi" w:cstheme="majorHAnsi"/>
          <w:noProof/>
          <w:szCs w:val="26"/>
        </w:rPr>
        <w:drawing>
          <wp:inline distT="0" distB="0" distL="0" distR="0" wp14:anchorId="240F4CB7" wp14:editId="79FEDA13">
            <wp:extent cx="4784651" cy="2682304"/>
            <wp:effectExtent l="19050" t="19050" r="16510" b="22860"/>
            <wp:docPr id="33" name="Hình ảnh 3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solidFill>
                        <a:schemeClr val="tx1"/>
                      </a:solidFill>
                    </a:ln>
                  </pic:spPr>
                </pic:pic>
              </a:graphicData>
            </a:graphic>
          </wp:inline>
        </w:drawing>
      </w:r>
    </w:p>
    <w:p w14:paraId="09F942B0" w14:textId="14AB5307" w:rsidR="00371326" w:rsidRDefault="00371326" w:rsidP="00371326">
      <w:pPr>
        <w:jc w:val="left"/>
        <w:rPr>
          <w:lang w:val="vi-VN"/>
        </w:rPr>
      </w:pPr>
      <w:r w:rsidRPr="00371326">
        <w:rPr>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14:paraId="27FEFE33" w14:textId="490D5AD2" w:rsidR="0006747B" w:rsidRDefault="0006747B" w:rsidP="0006747B">
      <w:pPr>
        <w:pStyle w:val="u3"/>
        <w:rPr>
          <w:lang w:val="vi-VN"/>
        </w:rPr>
      </w:pPr>
      <w:r w:rsidRPr="0006747B">
        <w:rPr>
          <w:lang w:val="vi-VN"/>
        </w:rPr>
        <w:lastRenderedPageBreak/>
        <w:t>Tích hợp Google Map bằng Android API</w:t>
      </w:r>
    </w:p>
    <w:p w14:paraId="206204BB" w14:textId="3C705DF5" w:rsidR="0006747B" w:rsidRDefault="0006747B" w:rsidP="0006747B">
      <w:pPr>
        <w:rPr>
          <w:lang w:val="vi-VN"/>
        </w:rPr>
      </w:pPr>
      <w:r w:rsidRPr="0006747B">
        <w:rPr>
          <w:lang w:val="vi-VN"/>
        </w:rPr>
        <w:t>Với mục tiêu ban đầu là xây dựng hệ thống phía client trên nền tảng Android nên ứng dụng được tích hợp Android API để xử lý hiển thị bản đồ. Việc tích hợp và sử dụng Android API khá dễ dàng. Google đã cung cấp các tài liệu hướng dẫn chi tiết để lập trình viên có thể tiếp cận và phát triển ứng dụng bản đồ của mình.</w:t>
      </w:r>
    </w:p>
    <w:p w14:paraId="3DD157F8" w14:textId="143AB821" w:rsidR="0006747B" w:rsidRDefault="0006747B" w:rsidP="0006747B">
      <w:pPr>
        <w:jc w:val="center"/>
        <w:rPr>
          <w:lang w:val="vi-VN"/>
        </w:rPr>
      </w:pPr>
      <w:r w:rsidRPr="004A425B">
        <w:rPr>
          <w:rFonts w:asciiTheme="majorHAnsi" w:hAnsiTheme="majorHAnsi" w:cstheme="majorHAnsi"/>
          <w:noProof/>
          <w:szCs w:val="26"/>
        </w:rPr>
        <w:drawing>
          <wp:inline distT="0" distB="0" distL="0" distR="0" wp14:anchorId="1C5260F7" wp14:editId="1F5EB6C1">
            <wp:extent cx="2017986" cy="3587616"/>
            <wp:effectExtent l="19050" t="19050" r="20955" b="13335"/>
            <wp:docPr id="34" name="Hình ảnh 34"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solidFill>
                        <a:schemeClr val="tx1"/>
                      </a:solidFill>
                    </a:ln>
                  </pic:spPr>
                </pic:pic>
              </a:graphicData>
            </a:graphic>
          </wp:inline>
        </w:drawing>
      </w:r>
    </w:p>
    <w:p w14:paraId="2BB68FF9" w14:textId="7E521B9D" w:rsidR="0006747B" w:rsidRPr="0006747B" w:rsidRDefault="0006747B" w:rsidP="0006747B">
      <w:pPr>
        <w:rPr>
          <w:i/>
          <w:lang w:val="vi-VN"/>
        </w:rPr>
      </w:pPr>
      <w:r w:rsidRPr="0006747B">
        <w:rPr>
          <w:i/>
          <w:lang w:val="vi-VN"/>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14:paraId="1C4E2876" w14:textId="75038C38" w:rsidR="00160B3A" w:rsidRDefault="00160B3A" w:rsidP="00160B3A">
      <w:pPr>
        <w:pStyle w:val="u3"/>
        <w:rPr>
          <w:lang w:val="vi-VN"/>
        </w:rPr>
      </w:pPr>
      <w:r w:rsidRPr="00160B3A">
        <w:rPr>
          <w:lang w:val="vi-VN"/>
        </w:rPr>
        <w:t>Xác định vị trí với Google Play services location API</w:t>
      </w:r>
    </w:p>
    <w:p w14:paraId="503A3243" w14:textId="77777777" w:rsidR="00160B3A" w:rsidRPr="00160B3A" w:rsidRDefault="00160B3A" w:rsidP="00160B3A">
      <w:pPr>
        <w:rPr>
          <w:lang w:val="vi-VN"/>
        </w:rPr>
      </w:pPr>
      <w:r w:rsidRPr="00160B3A">
        <w:rPr>
          <w:lang w:val="vi-VN"/>
        </w:rPr>
        <w:t>Google Play services location API là dịch vụ cho phép chúng ta lấy được vị trí hiện tại của thiết bị. Hiện nay có 3 nguồn cung cấp để lấy vị trí bao gồm:</w:t>
      </w:r>
    </w:p>
    <w:p w14:paraId="63A70842" w14:textId="66B04910" w:rsidR="00160B3A" w:rsidRPr="00160B3A" w:rsidRDefault="00160B3A" w:rsidP="00160B3A">
      <w:pPr>
        <w:pStyle w:val="oancuaDanhsach"/>
        <w:numPr>
          <w:ilvl w:val="0"/>
          <w:numId w:val="18"/>
        </w:numPr>
        <w:rPr>
          <w:lang w:val="vi-VN"/>
        </w:rPr>
      </w:pPr>
      <w:r w:rsidRPr="00160B3A">
        <w:rPr>
          <w:lang w:val="vi-VN"/>
        </w:rPr>
        <w:lastRenderedPageBreak/>
        <w:t>GPS: nguồn này xác định vị trí dựa trên vệ tinh. Tùy thuộc vào điều kiện trong nhà hay ngoài trời mà nguồn này cần một khoảng thời gian để có thể trả về vị trí hiện tại với độ chính xác phụ thuộc.</w:t>
      </w:r>
    </w:p>
    <w:p w14:paraId="19F4B69A" w14:textId="77777777" w:rsidR="00160B3A" w:rsidRPr="00160B3A" w:rsidRDefault="00160B3A" w:rsidP="00160B3A">
      <w:pPr>
        <w:rPr>
          <w:lang w:val="vi-VN"/>
        </w:rPr>
      </w:pPr>
    </w:p>
    <w:p w14:paraId="5C0DF7A1" w14:textId="6F2446D6" w:rsidR="00160B3A" w:rsidRPr="00160B3A" w:rsidRDefault="00160B3A" w:rsidP="00160B3A">
      <w:pPr>
        <w:pStyle w:val="oancuaDanhsach"/>
        <w:numPr>
          <w:ilvl w:val="0"/>
          <w:numId w:val="18"/>
        </w:numPr>
        <w:rPr>
          <w:lang w:val="vi-VN"/>
        </w:rPr>
      </w:pPr>
      <w:r w:rsidRPr="00160B3A">
        <w:rPr>
          <w:lang w:val="vi-VN"/>
        </w:rPr>
        <w:t>NETWORK PROVIDER : nguồn này xác định vị trí dựa trên cột thu phát sóng của mạng di động và các điểm truy cập WIFI. Kết quả vị trí thu được nhờ tìm kiếm trong mạng.</w:t>
      </w:r>
    </w:p>
    <w:p w14:paraId="1EE1B27B" w14:textId="74025B58" w:rsidR="00160B3A" w:rsidRPr="00160B3A" w:rsidRDefault="00160B3A" w:rsidP="00160B3A">
      <w:pPr>
        <w:pStyle w:val="oancuaDanhsach"/>
        <w:numPr>
          <w:ilvl w:val="0"/>
          <w:numId w:val="18"/>
        </w:numPr>
        <w:rPr>
          <w:lang w:val="vi-VN"/>
        </w:rPr>
      </w:pPr>
      <w:r w:rsidRPr="00160B3A">
        <w:rPr>
          <w:lang w:val="vi-VN"/>
        </w:rPr>
        <w:t>PASSIVE PROVIDER: 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14:paraId="5388EE1A" w14:textId="77777777" w:rsidR="00160B3A" w:rsidRPr="00160B3A" w:rsidRDefault="00160B3A" w:rsidP="00160B3A">
      <w:pPr>
        <w:rPr>
          <w:lang w:val="vi-VN"/>
        </w:rPr>
      </w:pPr>
      <w:r w:rsidRPr="00160B3A">
        <w:rPr>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14:paraId="24273888" w14:textId="472337FB" w:rsidR="00160B3A" w:rsidRPr="00160B3A" w:rsidRDefault="00160B3A" w:rsidP="00160B3A">
      <w:pPr>
        <w:rPr>
          <w:lang w:val="vi-VN"/>
        </w:rPr>
      </w:pPr>
      <w:r w:rsidRPr="00160B3A">
        <w:rPr>
          <w:lang w:val="vi-VN"/>
        </w:rPr>
        <w:t>Việc tích hợp Google Play services location API vào ứng dụng khá đơn giản. Lập trình viên chỉ cần tích hợp gói Google Play services vào ứng dụng và thực hiện gọi các hàm API để lấy dữ liệu về vị trí.</w:t>
      </w:r>
    </w:p>
    <w:p w14:paraId="2A0B91A0" w14:textId="3AE014C3" w:rsidR="00763664" w:rsidRDefault="00763664" w:rsidP="00763664">
      <w:pPr>
        <w:pStyle w:val="u3"/>
        <w:rPr>
          <w:lang w:val="vi-VN"/>
        </w:rPr>
      </w:pPr>
      <w:r w:rsidRPr="00763664">
        <w:rPr>
          <w:lang w:val="vi-VN"/>
        </w:rPr>
        <w:t>Xác định đường đi với Google Directions API</w:t>
      </w:r>
    </w:p>
    <w:p w14:paraId="28A0F3B6" w14:textId="77777777" w:rsidR="00763664" w:rsidRPr="00763664" w:rsidRDefault="00763664" w:rsidP="00763664">
      <w:pPr>
        <w:rPr>
          <w:lang w:val="vi-VN"/>
        </w:rPr>
      </w:pPr>
      <w:r w:rsidRPr="00763664">
        <w:rPr>
          <w:lang w:val="vi-VN"/>
        </w:rPr>
        <w:t>Việc xác định đường đi từ đó xác định được khoảng cách, thời gian di chuyển trung bình là một trong những tính năng quan trọng của ứng dụng. Chi phí phát sinh cơ bản của một hợp đồng hàng vận chuyển trên ứng dụng là kết quả tính toán từ chức năng này.</w:t>
      </w:r>
    </w:p>
    <w:p w14:paraId="41895CF9" w14:textId="542ABD78" w:rsidR="00763664" w:rsidRDefault="00763664" w:rsidP="00763664">
      <w:pPr>
        <w:rPr>
          <w:lang w:val="vi-VN"/>
        </w:rPr>
      </w:pPr>
      <w:r w:rsidRPr="00763664">
        <w:rPr>
          <w:lang w:val="vi-VN"/>
        </w:rPr>
        <w:t>Để hiển thị đường đi từ một điểm đến một điểm khác, hệ thống lựa chọn sử dụng dịch vụ Directions API. Dịch vụ này giúp tính toán đường đi giữa các vị trí và trả về kết quả một tập các địa điểm GPS có thứ tự mà con đường đi qua khi nhận một yêu cầu từ người dùng.</w:t>
      </w:r>
    </w:p>
    <w:p w14:paraId="06B37E70" w14:textId="538B7423" w:rsidR="00763664" w:rsidRDefault="00763664" w:rsidP="00E53003">
      <w:pPr>
        <w:jc w:val="center"/>
        <w:rPr>
          <w:lang w:val="vi-VN"/>
        </w:rPr>
      </w:pPr>
      <w:r w:rsidRPr="004A425B">
        <w:rPr>
          <w:rFonts w:asciiTheme="majorHAnsi" w:hAnsiTheme="majorHAnsi" w:cstheme="majorHAnsi"/>
          <w:noProof/>
          <w:szCs w:val="26"/>
        </w:rPr>
        <w:lastRenderedPageBreak/>
        <w:drawing>
          <wp:inline distT="0" distB="0" distL="0" distR="0" wp14:anchorId="0F7E4792" wp14:editId="6BCA7BA0">
            <wp:extent cx="4549993" cy="2849039"/>
            <wp:effectExtent l="19050" t="19050" r="22225" b="27940"/>
            <wp:docPr id="35" name="Hình ảnh 3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007" cy="2868459"/>
                    </a:xfrm>
                    <a:prstGeom prst="rect">
                      <a:avLst/>
                    </a:prstGeom>
                    <a:noFill/>
                    <a:ln>
                      <a:solidFill>
                        <a:schemeClr val="tx1"/>
                      </a:solidFill>
                    </a:ln>
                  </pic:spPr>
                </pic:pic>
              </a:graphicData>
            </a:graphic>
          </wp:inline>
        </w:drawing>
      </w:r>
    </w:p>
    <w:p w14:paraId="0B9CFEA0" w14:textId="4259D1F9" w:rsidR="0006747B" w:rsidRDefault="00B24DFC" w:rsidP="00B24DFC">
      <w:pPr>
        <w:rPr>
          <w:lang w:val="vi-VN"/>
        </w:rPr>
      </w:pPr>
      <w:r w:rsidRPr="00B24DFC">
        <w:rPr>
          <w:szCs w:val="26"/>
          <w:lang w:val="vi-VN"/>
        </w:rPr>
        <w:t xml:space="preserve">Việc tích hợp vụ </w:t>
      </w:r>
      <w:r w:rsidRPr="00B24DFC">
        <w:rPr>
          <w:b/>
          <w:szCs w:val="26"/>
          <w:lang w:val="vi-VN"/>
        </w:rPr>
        <w:t>Directions API</w:t>
      </w:r>
      <w:r w:rsidRPr="00B24DFC">
        <w:rPr>
          <w:szCs w:val="26"/>
          <w:lang w:val="vi-VN"/>
        </w:rPr>
        <w:t xml:space="preserve"> được thông qua bằng giao diện HTTP với cấu trúc </w:t>
      </w:r>
      <w:r w:rsidRPr="00B24DFC">
        <w:rPr>
          <w:b/>
          <w:szCs w:val="26"/>
          <w:lang w:val="vi-VN"/>
        </w:rPr>
        <w:t>Request – Response</w:t>
      </w:r>
      <w:r w:rsidRPr="00B24DFC">
        <w:rPr>
          <w:szCs w:val="26"/>
          <w:lang w:val="vi-VN"/>
        </w:rPr>
        <w:t xml:space="preserve">. Trong đó </w:t>
      </w:r>
      <w:r w:rsidRPr="00B24DFC">
        <w:rPr>
          <w:b/>
          <w:szCs w:val="26"/>
          <w:lang w:val="vi-VN"/>
        </w:rPr>
        <w:t>Request</w:t>
      </w:r>
      <w:r w:rsidRPr="00B24DFC">
        <w:rPr>
          <w:szCs w:val="26"/>
          <w:lang w:val="vi-VN"/>
        </w:rPr>
        <w:t xml:space="preserve"> với các yêu cầu được xây dựng dưới dạng chuỗi URL, sử dụng chuỗi văn bản hoặc vĩ độ / kinh độ để xác định vị trí, cùng với khóa API của bạn.</w:t>
      </w:r>
    </w:p>
    <w:p w14:paraId="0AD92430" w14:textId="1C13928D" w:rsidR="00B24DFC" w:rsidRDefault="00B24DFC" w:rsidP="00B24DFC">
      <w:pPr>
        <w:jc w:val="center"/>
        <w:rPr>
          <w:lang w:val="vi-VN"/>
        </w:rPr>
      </w:pPr>
      <w:r w:rsidRPr="004A425B">
        <w:rPr>
          <w:rFonts w:asciiTheme="majorHAnsi" w:hAnsiTheme="majorHAnsi" w:cstheme="majorHAnsi"/>
          <w:noProof/>
          <w:szCs w:val="26"/>
        </w:rPr>
        <w:drawing>
          <wp:inline distT="0" distB="0" distL="0" distR="0" wp14:anchorId="20D21BD8" wp14:editId="4498CA84">
            <wp:extent cx="5575935" cy="1197226"/>
            <wp:effectExtent l="0" t="0" r="5715" b="3175"/>
            <wp:docPr id="37" name="Hình ảnh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935" cy="1197226"/>
                    </a:xfrm>
                    <a:prstGeom prst="rect">
                      <a:avLst/>
                    </a:prstGeom>
                    <a:noFill/>
                    <a:ln>
                      <a:noFill/>
                    </a:ln>
                  </pic:spPr>
                </pic:pic>
              </a:graphicData>
            </a:graphic>
          </wp:inline>
        </w:drawing>
      </w:r>
    </w:p>
    <w:p w14:paraId="4EFAD6B4" w14:textId="77777777" w:rsidR="00B24DFC" w:rsidRPr="00B24DFC" w:rsidRDefault="00B24DFC" w:rsidP="00B24DFC">
      <w:pPr>
        <w:rPr>
          <w:lang w:val="vi-VN"/>
        </w:rPr>
      </w:pPr>
      <w:r w:rsidRPr="00B24DFC">
        <w:rPr>
          <w:lang w:val="vi-VN"/>
        </w:rPr>
        <w:t>Ở đây chúng ta chú ý đến outputFormat sẽ là kiểu dữ liệu mà ta muốn nhận về từ respone. Hiện tại Google hỗ trợ 2 định dạng là JSON và XML.</w:t>
      </w:r>
    </w:p>
    <w:p w14:paraId="080B88EB" w14:textId="77777777" w:rsidR="00B24DFC" w:rsidRPr="00B24DFC" w:rsidRDefault="00B24DFC" w:rsidP="00B24DFC">
      <w:pPr>
        <w:rPr>
          <w:lang w:val="vi-VN"/>
        </w:rPr>
      </w:pPr>
      <w:r w:rsidRPr="00B24DFC">
        <w:rPr>
          <w:lang w:val="vi-VN"/>
        </w:rPr>
        <w:t>Ở phần parameters ta cần phải xác định 3 yếu tố bắt buộc sau đây:</w:t>
      </w:r>
    </w:p>
    <w:p w14:paraId="3D904476" w14:textId="5DFAA53E" w:rsidR="00B24DFC" w:rsidRPr="00B24DFC" w:rsidRDefault="00B24DFC" w:rsidP="00B24DFC">
      <w:pPr>
        <w:pStyle w:val="oancuaDanhsach"/>
        <w:numPr>
          <w:ilvl w:val="0"/>
          <w:numId w:val="19"/>
        </w:numPr>
        <w:rPr>
          <w:lang w:val="vi-VN"/>
        </w:rPr>
      </w:pPr>
      <w:r w:rsidRPr="00B24DFC">
        <w:rPr>
          <w:lang w:val="vi-VN"/>
        </w:rPr>
        <w:t>Origin:  Là địa điểm mà ta chọn là địa điểm xuất phát, bao gồm các định dạng được chấp nhận như sau: Địa chỉ, giá trị vĩ độ / kinh độ văn bản, hoặc ID nơi bạn muốn tính chỉ đường.</w:t>
      </w:r>
    </w:p>
    <w:p w14:paraId="629F3955" w14:textId="6E59D17E" w:rsidR="00B24DFC" w:rsidRPr="00B24DFC" w:rsidRDefault="00B24DFC" w:rsidP="00B24DFC">
      <w:pPr>
        <w:pStyle w:val="oancuaDanhsach"/>
        <w:numPr>
          <w:ilvl w:val="0"/>
          <w:numId w:val="19"/>
        </w:numPr>
        <w:rPr>
          <w:lang w:val="vi-VN"/>
        </w:rPr>
      </w:pPr>
      <w:r w:rsidRPr="00B24DFC">
        <w:rPr>
          <w:lang w:val="vi-VN"/>
        </w:rPr>
        <w:t>Destination: mục này là địa điểm mà ta chọn làm địa điểm đích đến, và cấu trúc cũng tương tự như Origin.</w:t>
      </w:r>
    </w:p>
    <w:p w14:paraId="46573AE8" w14:textId="28D52185" w:rsidR="00B24DFC" w:rsidRPr="00B24DFC" w:rsidRDefault="00B24DFC" w:rsidP="00B24DFC">
      <w:pPr>
        <w:pStyle w:val="oancuaDanhsach"/>
        <w:numPr>
          <w:ilvl w:val="0"/>
          <w:numId w:val="19"/>
        </w:numPr>
        <w:rPr>
          <w:lang w:val="vi-VN"/>
        </w:rPr>
      </w:pPr>
      <w:r w:rsidRPr="00B24DFC">
        <w:rPr>
          <w:lang w:val="vi-VN"/>
        </w:rPr>
        <w:lastRenderedPageBreak/>
        <w:t>Key: Khóa API cho ứng dụng . Việc sử dụng khóa này giúp Google xác định được mức hạn ngạch Request mỗi ngày của ứng dụng. Chúng ta có thể tăng mức hạn ngạch này bằng cách sử dụng các gói cước của Google.</w:t>
      </w:r>
    </w:p>
    <w:p w14:paraId="1B7BBA03" w14:textId="77777777" w:rsidR="00B24DFC" w:rsidRPr="00B24DFC" w:rsidRDefault="00B24DFC" w:rsidP="00B24DFC">
      <w:pPr>
        <w:rPr>
          <w:lang w:val="vi-VN"/>
        </w:rPr>
      </w:pPr>
      <w:r w:rsidRPr="00B24DFC">
        <w:rPr>
          <w:lang w:val="vi-VN"/>
        </w:rPr>
        <w:t>Bên cạnh đó, ta có thể bổ sung thêm 1 số parameters tùy chọn khác như sau:</w:t>
      </w:r>
    </w:p>
    <w:p w14:paraId="196851C9" w14:textId="097D340D" w:rsidR="00B24DFC" w:rsidRPr="00B24DFC" w:rsidRDefault="00B24DFC" w:rsidP="00B24DFC">
      <w:pPr>
        <w:pStyle w:val="oancuaDanhsach"/>
        <w:numPr>
          <w:ilvl w:val="0"/>
          <w:numId w:val="20"/>
        </w:numPr>
        <w:rPr>
          <w:lang w:val="vi-VN"/>
        </w:rPr>
      </w:pPr>
      <w:r w:rsidRPr="00B24DFC">
        <w:rPr>
          <w:lang w:val="vi-VN"/>
        </w:rPr>
        <w:t>Mode: chọn loại phương tiện mà ta muốn di chuyểnAlternatives: có thể trả về nhiều hơn 1 tuyến đường khả dụng.</w:t>
      </w:r>
    </w:p>
    <w:p w14:paraId="52163F0C" w14:textId="2BEB8F00" w:rsidR="00B24DFC" w:rsidRPr="00B24DFC" w:rsidRDefault="00B24DFC" w:rsidP="00B24DFC">
      <w:pPr>
        <w:pStyle w:val="oancuaDanhsach"/>
        <w:numPr>
          <w:ilvl w:val="0"/>
          <w:numId w:val="20"/>
        </w:numPr>
        <w:rPr>
          <w:lang w:val="vi-VN"/>
        </w:rPr>
      </w:pPr>
      <w:r w:rsidRPr="00B24DFC">
        <w:rPr>
          <w:lang w:val="vi-VN"/>
        </w:rPr>
        <w:t>Avoid: tuyến đường trả về cần phải tránh 1 số vấn đề như tránh đường cao tốc, tránh đi qua các trạm thu phí cầu đường.</w:t>
      </w:r>
    </w:p>
    <w:p w14:paraId="7B47AF3E" w14:textId="47B1A274" w:rsidR="00B24DFC" w:rsidRPr="00B24DFC" w:rsidRDefault="00B24DFC" w:rsidP="00B24DFC">
      <w:pPr>
        <w:pStyle w:val="oancuaDanhsach"/>
        <w:numPr>
          <w:ilvl w:val="0"/>
          <w:numId w:val="20"/>
        </w:numPr>
        <w:rPr>
          <w:lang w:val="vi-VN"/>
        </w:rPr>
      </w:pPr>
      <w:r w:rsidRPr="00B24DFC">
        <w:rPr>
          <w:lang w:val="vi-VN"/>
        </w:rPr>
        <w:t>… (tham khảo thêm trên trang document của Directions API).</w:t>
      </w:r>
    </w:p>
    <w:p w14:paraId="35E9FCE5" w14:textId="661FB4BA" w:rsidR="00B24DFC" w:rsidRDefault="00B24DFC" w:rsidP="00B24DFC">
      <w:pPr>
        <w:rPr>
          <w:lang w:val="vi-VN"/>
        </w:rPr>
      </w:pPr>
      <w:r w:rsidRPr="00B24DFC">
        <w:rPr>
          <w:lang w:val="vi-VN"/>
        </w:rPr>
        <w:t>Sau khi gửi 1 Request lên, một chuỗi Response về chỉ đường được trả lại dưới định dạng được yêu cầu trong đường dẫn của URL Request (dạng JSON hoặc XML). Cụ thể chuỗi Response này được chia thành các step nhỏ, mỗi step là 1 đoạn trong tuyến đường di chuyển giữa 2 điểm.</w:t>
      </w:r>
    </w:p>
    <w:tbl>
      <w:tblPr>
        <w:tblStyle w:val="LiBang"/>
        <w:tblW w:w="0" w:type="auto"/>
        <w:tblLook w:val="04A0" w:firstRow="1" w:lastRow="0" w:firstColumn="1" w:lastColumn="0" w:noHBand="0" w:noVBand="1"/>
      </w:tblPr>
      <w:tblGrid>
        <w:gridCol w:w="8771"/>
      </w:tblGrid>
      <w:tr w:rsidR="00B24DFC" w:rsidRPr="00B24DFC" w14:paraId="2523961C" w14:textId="77777777" w:rsidTr="00B24DFC">
        <w:trPr>
          <w:cnfStyle w:val="100000000000" w:firstRow="1" w:lastRow="0" w:firstColumn="0" w:lastColumn="0" w:oddVBand="0" w:evenVBand="0" w:oddHBand="0" w:evenHBand="0" w:firstRowFirstColumn="0" w:firstRowLastColumn="0" w:lastRowFirstColumn="0" w:lastRowLastColumn="0"/>
        </w:trPr>
        <w:tc>
          <w:tcPr>
            <w:tcW w:w="8771" w:type="dxa"/>
          </w:tcPr>
          <w:p w14:paraId="77C79D39" w14:textId="77777777" w:rsidR="00B24DFC" w:rsidRPr="00B24DFC" w:rsidRDefault="00B24DFC" w:rsidP="00C6259E">
            <w:pPr>
              <w:spacing w:before="0" w:after="0" w:line="276" w:lineRule="auto"/>
              <w:rPr>
                <w:b w:val="0"/>
                <w:sz w:val="24"/>
              </w:rPr>
            </w:pPr>
            <w:r w:rsidRPr="00B24DFC">
              <w:rPr>
                <w:b w:val="0"/>
                <w:sz w:val="24"/>
              </w:rPr>
              <w:t>"status": "OK",</w:t>
            </w:r>
          </w:p>
          <w:p w14:paraId="3FE79A21" w14:textId="77777777" w:rsidR="00B24DFC" w:rsidRPr="00B24DFC" w:rsidRDefault="00B24DFC" w:rsidP="00C6259E">
            <w:pPr>
              <w:spacing w:before="0" w:after="0" w:line="276" w:lineRule="auto"/>
              <w:rPr>
                <w:b w:val="0"/>
                <w:sz w:val="24"/>
              </w:rPr>
            </w:pPr>
            <w:r w:rsidRPr="00B24DFC">
              <w:rPr>
                <w:b w:val="0"/>
                <w:sz w:val="24"/>
              </w:rPr>
              <w:t xml:space="preserve">  "geocoded_waypoints" : [</w:t>
            </w:r>
          </w:p>
          <w:p w14:paraId="3310B8BC"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238BC87C" w14:textId="77777777" w:rsidR="00B24DFC" w:rsidRPr="00B24DFC" w:rsidRDefault="00B24DFC" w:rsidP="00C6259E">
            <w:pPr>
              <w:spacing w:before="0" w:after="0" w:line="276" w:lineRule="auto"/>
              <w:rPr>
                <w:b w:val="0"/>
                <w:sz w:val="24"/>
              </w:rPr>
            </w:pPr>
            <w:r w:rsidRPr="00B24DFC">
              <w:rPr>
                <w:b w:val="0"/>
                <w:sz w:val="24"/>
              </w:rPr>
              <w:t xml:space="preserve">        "place_id" : "ChIJ7cv00DwsDogRAMDACa2m4K8",</w:t>
            </w:r>
          </w:p>
          <w:p w14:paraId="4496FBC3"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6F4542F3"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4F265FAF" w14:textId="77777777" w:rsidR="00B24DFC" w:rsidRPr="00B24DFC" w:rsidRDefault="00B24DFC" w:rsidP="00C6259E">
            <w:pPr>
              <w:spacing w:before="0" w:after="0" w:line="276" w:lineRule="auto"/>
              <w:rPr>
                <w:b w:val="0"/>
                <w:sz w:val="24"/>
              </w:rPr>
            </w:pPr>
            <w:r w:rsidRPr="00B24DFC">
              <w:rPr>
                <w:b w:val="0"/>
                <w:sz w:val="24"/>
              </w:rPr>
              <w:t xml:space="preserve">        "place_id" : "ChIJ69Pk6jdlyIcRDqM1KDY3Fpg",</w:t>
            </w:r>
          </w:p>
          <w:p w14:paraId="0E319CB6"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2055A752"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1100A6EB" w14:textId="77777777" w:rsidR="00B24DFC" w:rsidRPr="00B24DFC" w:rsidRDefault="00B24DFC" w:rsidP="00C6259E">
            <w:pPr>
              <w:spacing w:before="0" w:after="0" w:line="276" w:lineRule="auto"/>
              <w:rPr>
                <w:b w:val="0"/>
                <w:sz w:val="24"/>
              </w:rPr>
            </w:pPr>
            <w:r w:rsidRPr="00B24DFC">
              <w:rPr>
                <w:b w:val="0"/>
                <w:sz w:val="24"/>
              </w:rPr>
              <w:t xml:space="preserve">        "place_id" : "ChIJgdL4flSKrYcRnTpP0XQSojM",</w:t>
            </w:r>
          </w:p>
          <w:p w14:paraId="61104CB3"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495B6C3B"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53540147" w14:textId="77777777" w:rsidR="00B24DFC" w:rsidRPr="00B24DFC" w:rsidRDefault="00B24DFC" w:rsidP="00C6259E">
            <w:pPr>
              <w:spacing w:before="0" w:after="0" w:line="276" w:lineRule="auto"/>
              <w:rPr>
                <w:b w:val="0"/>
                <w:sz w:val="24"/>
              </w:rPr>
            </w:pPr>
            <w:r w:rsidRPr="00B24DFC">
              <w:rPr>
                <w:b w:val="0"/>
                <w:sz w:val="24"/>
              </w:rPr>
              <w:t xml:space="preserve">        "place_id" : "ChIJE9on3F3HwoAR9AhGJW_fL-I",</w:t>
            </w:r>
          </w:p>
          <w:p w14:paraId="2190F7A5" w14:textId="1A241807" w:rsidR="00B24DFC" w:rsidRPr="00B24DFC" w:rsidRDefault="00B24DFC" w:rsidP="00C6259E">
            <w:pPr>
              <w:spacing w:before="0" w:after="0" w:line="276" w:lineRule="auto"/>
              <w:rPr>
                <w:b w:val="0"/>
                <w:sz w:val="24"/>
              </w:rPr>
            </w:pPr>
            <w:r w:rsidRPr="00B24DFC">
              <w:rPr>
                <w:b w:val="0"/>
                <w:sz w:val="24"/>
              </w:rPr>
              <w:t xml:space="preserve">        "types" : [ "locality", "political" ]}],</w:t>
            </w:r>
          </w:p>
          <w:p w14:paraId="0ADEEC80" w14:textId="5179341B" w:rsidR="00B24DFC" w:rsidRPr="00B24DFC" w:rsidRDefault="00B24DFC" w:rsidP="00C6259E">
            <w:pPr>
              <w:spacing w:before="0" w:after="0" w:line="276" w:lineRule="auto"/>
              <w:rPr>
                <w:b w:val="0"/>
                <w:sz w:val="24"/>
              </w:rPr>
            </w:pPr>
            <w:r w:rsidRPr="00B24DFC">
              <w:rPr>
                <w:b w:val="0"/>
                <w:sz w:val="24"/>
              </w:rPr>
              <w:t xml:space="preserve">      ...</w:t>
            </w:r>
          </w:p>
        </w:tc>
      </w:tr>
    </w:tbl>
    <w:p w14:paraId="7B2AE0A8" w14:textId="658E6D43" w:rsidR="00C6125E" w:rsidRPr="00C6125E" w:rsidRDefault="00C6259E" w:rsidP="00C6125E">
      <w:pPr>
        <w:rPr>
          <w:lang w:val="vi-VN"/>
        </w:rPr>
      </w:pPr>
      <w:r w:rsidRPr="00C6259E">
        <w:rPr>
          <w:lang w:val="vi-VN"/>
        </w:rPr>
        <w:t>Sau khi nhận được chuỗi Respone, lập trinh viên chỉ cần xử lý chuỗi này dựa trên yêu cầu của bài toán.</w:t>
      </w:r>
    </w:p>
    <w:p w14:paraId="5CDDBD9E" w14:textId="3AF7B217" w:rsidR="00C6259E" w:rsidRDefault="00C6259E" w:rsidP="00C6259E">
      <w:pPr>
        <w:pStyle w:val="u2"/>
        <w:rPr>
          <w:lang w:val="vi-VN"/>
        </w:rPr>
      </w:pPr>
      <w:r w:rsidRPr="00C6259E">
        <w:rPr>
          <w:lang w:val="vi-VN"/>
        </w:rPr>
        <w:lastRenderedPageBreak/>
        <w:t>Xử lý dữ liệu theo thời gian thực với Firebase Realtime Database</w:t>
      </w:r>
    </w:p>
    <w:p w14:paraId="4B77ED0E" w14:textId="59B96E4D" w:rsidR="00C6259E" w:rsidRDefault="00C6259E" w:rsidP="00C6259E">
      <w:r w:rsidRPr="00C6259E">
        <w:t>Firebase Realtime Database là một Cloud hosted database hỗ trợ đa nền tảng: Android, IOS, Web, C++, Unity. Tất cả dữ liệu được lưu trữ ở định dạng JSON. Khi có một sự thay đổi dữ liệu nào thì có sự phản hồi ngay lập tức, hiển thị đồng bồ trên các tất cả các nền tảng và các thiết bị liên kết với nó.</w:t>
      </w:r>
    </w:p>
    <w:p w14:paraId="39C969FF" w14:textId="3D746D0E" w:rsidR="00C6259E" w:rsidRDefault="00C6259E" w:rsidP="00C6259E">
      <w:r w:rsidRPr="004A425B">
        <w:rPr>
          <w:rFonts w:asciiTheme="majorHAnsi" w:hAnsiTheme="majorHAnsi" w:cstheme="majorHAnsi"/>
          <w:noProof/>
          <w:szCs w:val="26"/>
        </w:rPr>
        <w:drawing>
          <wp:inline distT="0" distB="0" distL="0" distR="0" wp14:anchorId="5C72FDAA" wp14:editId="6AE8B128">
            <wp:extent cx="5575935" cy="2068343"/>
            <wp:effectExtent l="19050" t="19050" r="24765" b="27305"/>
            <wp:docPr id="7" name="Hình ảnh 7" descr="Káº¿t quáº£ hÃ¬nh áº£nh cho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realtime databas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9147" b="14935"/>
                    <a:stretch/>
                  </pic:blipFill>
                  <pic:spPr bwMode="auto">
                    <a:xfrm>
                      <a:off x="0" y="0"/>
                      <a:ext cx="5575935" cy="20683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889418" w14:textId="4696522B" w:rsidR="00C6259E" w:rsidRDefault="00C6259E" w:rsidP="00C6259E">
      <w:pPr>
        <w:rPr>
          <w:lang w:val="vi-VN"/>
        </w:rPr>
      </w:pPr>
      <w:r w:rsidRPr="00C6259E">
        <w:rPr>
          <w:lang w:val="vi-VN"/>
        </w:rPr>
        <w:t>Khác với các kiểu dữ liệu thường thấy như SQL database được tổ chức theo dạng bảng, Firebase Realtime được tổ chức theo dạng cây (trees), với mỗi nhánh giống như một container, chỉ chứa hoặc là dữ liệu ứng với nhánh đó (tức là value tương ứng với key), hoặc một tập hợp các nhánh con cũng được tổ chức theo một cách tương tự.</w:t>
      </w:r>
    </w:p>
    <w:p w14:paraId="0FDB0C19" w14:textId="12AC69F4" w:rsidR="00C6259E" w:rsidRDefault="00C6259E" w:rsidP="00C6259E">
      <w:pPr>
        <w:jc w:val="center"/>
        <w:rPr>
          <w:lang w:val="vi-VN"/>
        </w:rPr>
      </w:pPr>
      <w:r w:rsidRPr="004A425B">
        <w:rPr>
          <w:rFonts w:asciiTheme="majorHAnsi" w:hAnsiTheme="majorHAnsi" w:cstheme="majorHAnsi"/>
          <w:noProof/>
          <w:szCs w:val="26"/>
        </w:rPr>
        <w:drawing>
          <wp:inline distT="0" distB="0" distL="0" distR="0" wp14:anchorId="6C3E4F87" wp14:editId="2D7DE9D3">
            <wp:extent cx="4516957" cy="2401087"/>
            <wp:effectExtent l="19050" t="19050" r="17145" b="1841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9" t="24647" r="2769" b="3770"/>
                    <a:stretch/>
                  </pic:blipFill>
                  <pic:spPr bwMode="auto">
                    <a:xfrm>
                      <a:off x="0" y="0"/>
                      <a:ext cx="4542912" cy="24148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D0F2C8B" w14:textId="77777777" w:rsidR="00C6259E" w:rsidRPr="00C6259E" w:rsidRDefault="00C6259E" w:rsidP="00C6259E">
      <w:pPr>
        <w:rPr>
          <w:lang w:val="vi-VN"/>
        </w:rPr>
      </w:pPr>
      <w:r w:rsidRPr="00C6259E">
        <w:rPr>
          <w:lang w:val="vi-VN"/>
        </w:rPr>
        <w:lastRenderedPageBreak/>
        <w:t>Mỗi nhánh được đại diện bởi một key và value tương ứng. Các key luôn có dạng là String. Còn các value thì có thể là một đối tượng kiểu String, một đối tượng kiểu Int, hay là một Object, được thể hiện dưới dạng một nhánh con. Và nhánh con đó được coi như là một value ứng với key đó. Do được tổ chức theo hình thức này, dữ liệu được gửi về các thiết bị có định dạng là JSON.</w:t>
      </w:r>
    </w:p>
    <w:p w14:paraId="1A2C76C9" w14:textId="77777777" w:rsidR="00C6259E" w:rsidRPr="00C6259E" w:rsidRDefault="00C6259E" w:rsidP="00C6259E">
      <w:pPr>
        <w:rPr>
          <w:lang w:val="vi-VN"/>
        </w:rPr>
      </w:pPr>
      <w:r w:rsidRPr="00C6259E">
        <w:rPr>
          <w:lang w:val="vi-VN"/>
        </w:rPr>
        <w:t>Các key cùng tầng phải đảm bảo được tính duy nhất. Các key khác tầng có thể được phép giống nhau. Để đảm bảo các key cùng tầng là duy nhất, Firebase cung cấp cho chúng ta các hàm để yêu cầu Firebase server tạo ngẫu nhiên các giá trị key duy nhất, ví dụ như; push() trong Android và Web, hay childByAutoId() trên iOS.</w:t>
      </w:r>
    </w:p>
    <w:p w14:paraId="36D5CFE4" w14:textId="77777777" w:rsidR="00C6259E" w:rsidRPr="00C6259E" w:rsidRDefault="00C6259E" w:rsidP="00C6259E">
      <w:pPr>
        <w:rPr>
          <w:lang w:val="vi-VN"/>
        </w:rPr>
      </w:pPr>
      <w:r w:rsidRPr="00C6259E">
        <w:rPr>
          <w:lang w:val="vi-VN"/>
        </w:rPr>
        <w:t>Khi bạn thêm một bộ dữ liệu mới, tức bao gồm 1 bộ key – value mới, thì sẽ xảy ra hai trường hợp sau:</w:t>
      </w:r>
    </w:p>
    <w:p w14:paraId="4395339F" w14:textId="1C2CD506" w:rsidR="00C6259E" w:rsidRPr="00C6259E" w:rsidRDefault="00C6259E" w:rsidP="00C6259E">
      <w:pPr>
        <w:pStyle w:val="oancuaDanhsach"/>
        <w:numPr>
          <w:ilvl w:val="0"/>
          <w:numId w:val="21"/>
        </w:numPr>
        <w:rPr>
          <w:lang w:val="vi-VN"/>
        </w:rPr>
      </w:pPr>
      <w:r w:rsidRPr="00C6259E">
        <w:rPr>
          <w:lang w:val="vi-VN"/>
        </w:rPr>
        <w:t>Key chưa tồn tại: Firebase Database sẽ tạo một Object mới tại vị trí mà bạn muốn lưu, với key – value là các giá trị bạn đã định nghĩa. Event này được gọi là “add”, tức là thêm.</w:t>
      </w:r>
    </w:p>
    <w:p w14:paraId="4DEA33C7" w14:textId="09DB8E49" w:rsidR="00C6259E" w:rsidRPr="00C6259E" w:rsidRDefault="00C6259E" w:rsidP="00C6259E">
      <w:pPr>
        <w:pStyle w:val="oancuaDanhsach"/>
        <w:numPr>
          <w:ilvl w:val="0"/>
          <w:numId w:val="21"/>
        </w:numPr>
        <w:rPr>
          <w:lang w:val="vi-VN"/>
        </w:rPr>
      </w:pPr>
      <w:r w:rsidRPr="00C6259E">
        <w:rPr>
          <w:lang w:val="vi-VN"/>
        </w:rPr>
        <w:t>Key đã tồn tại: Firebase Database sẽ sửa value tại vị trí của key đó theo value mới. Event này được gọi là “chànge”.</w:t>
      </w:r>
    </w:p>
    <w:p w14:paraId="2951CA5B" w14:textId="23EF7AC0" w:rsidR="00C6259E" w:rsidRPr="00C6259E" w:rsidRDefault="00C6259E" w:rsidP="00C6259E">
      <w:pPr>
        <w:rPr>
          <w:lang w:val="vi-VN"/>
        </w:rPr>
      </w:pPr>
      <w:r w:rsidRPr="00C6259E">
        <w:rPr>
          <w:lang w:val="vi-VN"/>
        </w:rPr>
        <w:t>Việc tích hợp Firebase Realtime Database vào ứng dụng khá đơn giản. Lập trình viên chỉ cần tạo Project trên trang chủ Firebase và lựa chọn liên kết với Firebase Realtime Database trên IDE Android studio bằng tài khoản và Project đã tạo.</w:t>
      </w:r>
    </w:p>
    <w:p w14:paraId="270CC410" w14:textId="00164AFD" w:rsidR="00C6125E" w:rsidRDefault="00C6259E" w:rsidP="00C6259E">
      <w:pPr>
        <w:pStyle w:val="u2"/>
        <w:rPr>
          <w:lang w:val="vi-VN"/>
        </w:rPr>
      </w:pPr>
      <w:r w:rsidRPr="00C6259E">
        <w:rPr>
          <w:lang w:val="vi-VN"/>
        </w:rPr>
        <w:t>Xác thực người dùng với Firebase Authencations</w:t>
      </w:r>
    </w:p>
    <w:p w14:paraId="72478A53" w14:textId="18473659" w:rsidR="00C6259E" w:rsidRDefault="00C6259E" w:rsidP="00C6259E">
      <w:pPr>
        <w:rPr>
          <w:lang w:val="vi-VN"/>
        </w:rPr>
      </w:pPr>
      <w:r w:rsidRPr="00C6259E">
        <w:rPr>
          <w:lang w:val="vi-VN"/>
        </w:rPr>
        <w:t>Firebase Authencations là giải pháp giúp xây dựng các hệ thống xác thực an toàn một cách dễ dàng, đồng thời nâng cao trải nghiệm đăng nhập và cập nhật cho người dùng. Nó cung cấp khá nhiều giải pháp đầu cuối như: hỗ trợ tài khoản email, mật khẩu, xác thực số điện thoại, đăng nhập qua tài khoản Google, Twitter, Facebook và GitHub.</w:t>
      </w:r>
    </w:p>
    <w:p w14:paraId="7EFCA3E8" w14:textId="6123297E" w:rsidR="00C6259E" w:rsidRDefault="00C6259E" w:rsidP="00C6259E">
      <w:pPr>
        <w:rPr>
          <w:lang w:val="vi-VN"/>
        </w:rPr>
      </w:pPr>
      <w:r w:rsidRPr="004A425B">
        <w:rPr>
          <w:rFonts w:asciiTheme="majorHAnsi" w:hAnsiTheme="majorHAnsi" w:cstheme="majorHAnsi"/>
          <w:noProof/>
          <w:szCs w:val="26"/>
        </w:rPr>
        <w:lastRenderedPageBreak/>
        <w:drawing>
          <wp:inline distT="0" distB="0" distL="0" distR="0" wp14:anchorId="36079CB5" wp14:editId="0483E3E1">
            <wp:extent cx="5575935" cy="3136386"/>
            <wp:effectExtent l="19050" t="19050" r="24765" b="26035"/>
            <wp:docPr id="8" name="Hình ảnh 8" descr="Káº¿t quáº£ hÃ¬nh áº£nh cho firebas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authentic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5935" cy="3136386"/>
                    </a:xfrm>
                    <a:prstGeom prst="rect">
                      <a:avLst/>
                    </a:prstGeom>
                    <a:noFill/>
                    <a:ln>
                      <a:solidFill>
                        <a:schemeClr val="tx1"/>
                      </a:solidFill>
                    </a:ln>
                  </pic:spPr>
                </pic:pic>
              </a:graphicData>
            </a:graphic>
          </wp:inline>
        </w:drawing>
      </w:r>
    </w:p>
    <w:p w14:paraId="41E7B476" w14:textId="77777777" w:rsidR="00C6259E" w:rsidRPr="00C6259E" w:rsidRDefault="00C6259E" w:rsidP="00C6259E">
      <w:pPr>
        <w:rPr>
          <w:lang w:val="vi-VN"/>
        </w:rPr>
      </w:pPr>
      <w:r w:rsidRPr="00C6259E">
        <w:rPr>
          <w:lang w:val="vi-VN"/>
        </w:rPr>
        <w:t>Firebase Authentication hoạt động như thế nào?</w:t>
      </w:r>
    </w:p>
    <w:p w14:paraId="7102E1B0" w14:textId="69F63C06" w:rsidR="00C6259E" w:rsidRPr="00C6259E" w:rsidRDefault="00C6259E" w:rsidP="00C6259E">
      <w:pPr>
        <w:pStyle w:val="oancuaDanhsach"/>
        <w:numPr>
          <w:ilvl w:val="0"/>
          <w:numId w:val="22"/>
        </w:numPr>
        <w:rPr>
          <w:lang w:val="vi-VN"/>
        </w:rPr>
      </w:pPr>
      <w:r w:rsidRPr="00C6259E">
        <w:rPr>
          <w:lang w:val="vi-VN"/>
        </w:rPr>
        <w:t>Để xác thực người dùng đăng nhập vào ứng dụng của bạn, trước tiên bạn nhận được thông tin xác thực từ người dùng. Những thông tin đăng nhập này có thể là địa chỉ email và mật khẩu của người dùng, hoặc mã OAuth từ một nhà cung cấp nhận dạng liên đới (Facebook, Twitter,…)</w:t>
      </w:r>
    </w:p>
    <w:p w14:paraId="16992071" w14:textId="36F43B13" w:rsidR="00C6259E" w:rsidRPr="00C6259E" w:rsidRDefault="00C6259E" w:rsidP="00C6259E">
      <w:pPr>
        <w:pStyle w:val="oancuaDanhsach"/>
        <w:numPr>
          <w:ilvl w:val="0"/>
          <w:numId w:val="22"/>
        </w:numPr>
        <w:rPr>
          <w:lang w:val="vi-VN"/>
        </w:rPr>
      </w:pPr>
      <w:r w:rsidRPr="00C6259E">
        <w:rPr>
          <w:lang w:val="vi-VN"/>
        </w:rPr>
        <w:t>Sau đó, bạn chuyển những chứng chỉ này tới SDK Authentication Firebase. Các dịch vụ phụ trợ của Firebase Authentication sẽ xác minh các thông tin và trả lời cho khách hàng.</w:t>
      </w:r>
    </w:p>
    <w:p w14:paraId="0B7E3A23" w14:textId="44A000D7" w:rsidR="00C6259E" w:rsidRPr="00C6259E" w:rsidRDefault="00C6259E" w:rsidP="00C6259E">
      <w:pPr>
        <w:pStyle w:val="oancuaDanhsach"/>
        <w:numPr>
          <w:ilvl w:val="0"/>
          <w:numId w:val="22"/>
        </w:numPr>
        <w:rPr>
          <w:lang w:val="vi-VN"/>
        </w:rPr>
      </w:pPr>
      <w:r w:rsidRPr="00C6259E">
        <w:rPr>
          <w:lang w:val="vi-VN"/>
        </w:rPr>
        <w:t>Sau khi đăng nhập thành công, ứng dụng của bạn có thể truy cập vào thông tin tiểu sử cơ bản của người dùng và bạn có thể kiểm soát quyền truy cập của người dùng vào dữ liệu được lưu trữ trong ứng dụng của mình.</w:t>
      </w:r>
    </w:p>
    <w:p w14:paraId="1CFBB3CC" w14:textId="1BD4CB29" w:rsidR="00C6259E" w:rsidRDefault="00C6259E" w:rsidP="00C6259E">
      <w:pPr>
        <w:rPr>
          <w:lang w:val="vi-VN"/>
        </w:rPr>
      </w:pPr>
      <w:r w:rsidRPr="00C6259E">
        <w:rPr>
          <w:lang w:val="vi-VN"/>
        </w:rPr>
        <w:t>Lập trình viên có thể tích hợp Firebase Aunthencation vào ứng dụng bằng cách sử dụng FirebaseUI – phương thức xác thực qua bộ thư viện kéo thả bằng trợ lý Assistant trên Android Studio hoặc sử dụng Firebase Authentication SDK theo cách thủ công.</w:t>
      </w:r>
    </w:p>
    <w:p w14:paraId="727F6314" w14:textId="5290668A" w:rsidR="00C6259E" w:rsidRDefault="00C6259E" w:rsidP="00C6259E">
      <w:pPr>
        <w:pStyle w:val="u2"/>
        <w:rPr>
          <w:lang w:val="vi-VN"/>
        </w:rPr>
      </w:pPr>
      <w:r w:rsidRPr="00C6259E">
        <w:rPr>
          <w:lang w:val="vi-VN"/>
        </w:rPr>
        <w:lastRenderedPageBreak/>
        <w:t>Lưu trữ dữ liệu với Firebase Storage</w:t>
      </w:r>
    </w:p>
    <w:p w14:paraId="09ACACAC" w14:textId="77777777" w:rsidR="00C6259E" w:rsidRPr="00C6259E" w:rsidRDefault="00C6259E" w:rsidP="00C6259E">
      <w:pPr>
        <w:rPr>
          <w:lang w:val="vi-VN"/>
        </w:rPr>
      </w:pPr>
      <w:r w:rsidRPr="00C6259E">
        <w:rPr>
          <w:lang w:val="vi-VN"/>
        </w:rPr>
        <w:t>Firebase Storage là dịch vụ được xây dựng cho mục đích lưu trữ và quản lý các nội dung mà người dùng ứng dụng tạo ra như ảnh, videos hay dữ liệu dạng file.</w:t>
      </w:r>
    </w:p>
    <w:p w14:paraId="4068FD3A" w14:textId="77777777" w:rsidR="00C6259E" w:rsidRPr="00C6259E" w:rsidRDefault="00C6259E" w:rsidP="00C6259E">
      <w:pPr>
        <w:rPr>
          <w:lang w:val="vi-VN"/>
        </w:rPr>
      </w:pPr>
      <w:r w:rsidRPr="00C6259E">
        <w:rPr>
          <w:lang w:val="vi-VN"/>
        </w:rPr>
        <w:t>Firebase Storage cung cấp các API cho việc uploads và download các file từ ứng dụng của bạn một cách bảo mật và bạn không cần quan tâm đến chất lượng đường truyền mạng.</w:t>
      </w:r>
    </w:p>
    <w:p w14:paraId="16C7837F" w14:textId="77777777" w:rsidR="00C6259E" w:rsidRPr="00C6259E" w:rsidRDefault="00C6259E" w:rsidP="00C6259E">
      <w:pPr>
        <w:rPr>
          <w:lang w:val="vi-VN"/>
        </w:rPr>
      </w:pPr>
      <w:r w:rsidRPr="00C6259E">
        <w:rPr>
          <w:lang w:val="vi-VN"/>
        </w:rPr>
        <w:t>Với việc được xây dựng trên nền tảng Google Cloud Platform nên Firebase Storage có nhiều lợi thế, cụ thể:</w:t>
      </w:r>
    </w:p>
    <w:p w14:paraId="7F0C686A" w14:textId="512EAF96" w:rsidR="00C6259E" w:rsidRPr="00123CCD" w:rsidRDefault="00C6259E" w:rsidP="00123CCD">
      <w:pPr>
        <w:pStyle w:val="oancuaDanhsach"/>
        <w:numPr>
          <w:ilvl w:val="0"/>
          <w:numId w:val="23"/>
        </w:numPr>
        <w:rPr>
          <w:lang w:val="vi-VN"/>
        </w:rPr>
      </w:pPr>
      <w:r w:rsidRPr="00123CCD">
        <w:rPr>
          <w:lang w:val="vi-VN"/>
        </w:rPr>
        <w:t>Robust operations (Hoạt động mạnh mẽ): Với Firebase Storage bạn có thể thực hiện tải dữ liệu lên và xuống bất kể chất lượng của đường truyền mạng. Hỗ trợ tiếp tục tải lên / tải xuống tại nơi người dùng dừng lại, giúp tiết kiệm thời gian và băng thông.</w:t>
      </w:r>
    </w:p>
    <w:p w14:paraId="1A0E9D13" w14:textId="05D085CC" w:rsidR="00C6259E" w:rsidRPr="00123CCD" w:rsidRDefault="00C6259E" w:rsidP="00123CCD">
      <w:pPr>
        <w:pStyle w:val="oancuaDanhsach"/>
        <w:numPr>
          <w:ilvl w:val="0"/>
          <w:numId w:val="23"/>
        </w:numPr>
        <w:rPr>
          <w:lang w:val="vi-VN"/>
        </w:rPr>
      </w:pPr>
      <w:r w:rsidRPr="00123CCD">
        <w:rPr>
          <w:lang w:val="vi-VN"/>
        </w:rPr>
        <w:t>Strong security (Tính bảo mật mạnh): Được tích hợp Firebase Authentication cho việc bảo mật nên bạn có thể dễ dàng quản lý quyền truy cập vào các files cho từng đối tượng người dùng.</w:t>
      </w:r>
    </w:p>
    <w:p w14:paraId="08BAA2CA" w14:textId="762ACEAC" w:rsidR="00C6259E" w:rsidRDefault="00C6259E" w:rsidP="00123CCD">
      <w:pPr>
        <w:pStyle w:val="oancuaDanhsach"/>
        <w:numPr>
          <w:ilvl w:val="0"/>
          <w:numId w:val="23"/>
        </w:numPr>
        <w:rPr>
          <w:lang w:val="vi-VN"/>
        </w:rPr>
      </w:pPr>
      <w:r w:rsidRPr="00123CCD">
        <w:rPr>
          <w:lang w:val="vi-VN"/>
        </w:rPr>
        <w:t>High scalability (Khả năng mở rộng): Firebase Storage được xây dựng trên nền tảng Google Cloud Platform nên khả năng mở rộng có thể lên đến hàng Petabyte dữ liệu.</w:t>
      </w:r>
    </w:p>
    <w:p w14:paraId="50CC2240" w14:textId="77777777" w:rsidR="00123CCD" w:rsidRPr="00123CCD" w:rsidRDefault="00123CCD" w:rsidP="00123CCD">
      <w:pPr>
        <w:rPr>
          <w:i/>
          <w:lang w:val="vi-VN"/>
        </w:rPr>
      </w:pPr>
      <w:r w:rsidRPr="00123CCD">
        <w:rPr>
          <w:i/>
          <w:lang w:val="vi-VN"/>
        </w:rPr>
        <w:t>Firebase Storage hoạt động như thế nào?</w:t>
      </w:r>
    </w:p>
    <w:p w14:paraId="424AD308" w14:textId="50ACBF1B" w:rsidR="00123CCD" w:rsidRPr="00123CCD" w:rsidRDefault="00123CCD" w:rsidP="00123CCD">
      <w:pPr>
        <w:pStyle w:val="oancuaDanhsach"/>
        <w:numPr>
          <w:ilvl w:val="0"/>
          <w:numId w:val="24"/>
        </w:numPr>
        <w:rPr>
          <w:lang w:val="vi-VN"/>
        </w:rPr>
      </w:pPr>
      <w:r w:rsidRPr="00123CCD">
        <w:rPr>
          <w:lang w:val="vi-VN"/>
        </w:rPr>
        <w:t>Lập trình viên sử dụng Firebase SDK cho Cloud để tải lên và tải các tệp trực tiếp từ thiết bị của người dùng. Nếu chất lượng đường truyền không ổn định, người dùng có thể thử lại tại nơi có đường truyền ổn định hơn.</w:t>
      </w:r>
    </w:p>
    <w:p w14:paraId="3CCED558" w14:textId="77E20251" w:rsidR="00123CCD" w:rsidRPr="00123CCD" w:rsidRDefault="00123CCD" w:rsidP="00123CCD">
      <w:pPr>
        <w:pStyle w:val="oancuaDanhsach"/>
        <w:numPr>
          <w:ilvl w:val="0"/>
          <w:numId w:val="24"/>
        </w:numPr>
        <w:rPr>
          <w:lang w:val="vi-VN"/>
        </w:rPr>
      </w:pPr>
      <w:r w:rsidRPr="00123CCD">
        <w:rPr>
          <w:lang w:val="vi-VN"/>
        </w:rPr>
        <w:t xml:space="preserve">Cloud Storage lưu trữ tệp mà người dùng tải lên vào Google Cloud Storage, giúp các tệp này có thể truy cập qua cả Firebase và Google Cloud. Điều này cho phép bạn linh hoạt trong việc tải lên hoặc xuống tệp tin từ người dùng </w:t>
      </w:r>
      <w:r w:rsidRPr="00123CCD">
        <w:rPr>
          <w:lang w:val="vi-VN"/>
        </w:rPr>
        <w:lastRenderedPageBreak/>
        <w:t xml:space="preserve">đồng thời thực hiện xử lý các công việc phía sever  như lọc hình ảnh hoặc chuyển mã video thông qua Google Cloud Platform. </w:t>
      </w:r>
    </w:p>
    <w:p w14:paraId="2C138A97" w14:textId="20157E5B" w:rsidR="00123CCD" w:rsidRPr="00123CCD" w:rsidRDefault="00123CCD" w:rsidP="00123CCD">
      <w:pPr>
        <w:pStyle w:val="oancuaDanhsach"/>
        <w:numPr>
          <w:ilvl w:val="0"/>
          <w:numId w:val="24"/>
        </w:numPr>
        <w:rPr>
          <w:lang w:val="vi-VN"/>
        </w:rPr>
      </w:pPr>
      <w:r w:rsidRPr="00123CCD">
        <w:rPr>
          <w:lang w:val="vi-VN"/>
        </w:rPr>
        <w:t>Firebase Storage sử dụng các Reference để chỉ đến một bucket hoặc một file, bạn có thể làm bất cứ thứ gì với bucket, files thông qua Reference đó như upload, download hay thay đổi metadata hoặc xóa file. Reference mang tính chất lightweight vì vậy bạn có thể sử dụng nó bao nhiêu tùy thích hoặc có thể sử dụng lại một Reference cho nhiều hành động khác nhau.</w:t>
      </w:r>
    </w:p>
    <w:p w14:paraId="63478BC0" w14:textId="61A01172" w:rsidR="00123CCD" w:rsidRDefault="00123CCD" w:rsidP="00123CCD">
      <w:pPr>
        <w:rPr>
          <w:lang w:val="vi-VN"/>
        </w:rPr>
      </w:pPr>
      <w:r w:rsidRPr="00123CCD">
        <w:rPr>
          <w:lang w:val="vi-VN"/>
        </w:rPr>
        <w:t>Việc tích hợp Firebase Storage vào ứng dụng khá đơn giản thông qua Firebase Assistant trên Android Studio IDE.</w:t>
      </w:r>
    </w:p>
    <w:p w14:paraId="54CA3787" w14:textId="24140C97" w:rsidR="00123CCD" w:rsidRPr="00123CCD" w:rsidRDefault="00123CCD" w:rsidP="00123CCD">
      <w:pPr>
        <w:rPr>
          <w:lang w:val="vi-VN"/>
        </w:rPr>
      </w:pPr>
      <w:r w:rsidRPr="004A425B">
        <w:rPr>
          <w:rFonts w:asciiTheme="majorHAnsi" w:hAnsiTheme="majorHAnsi" w:cstheme="majorHAnsi"/>
          <w:noProof/>
          <w:spacing w:val="-1"/>
          <w:szCs w:val="26"/>
        </w:rPr>
        <w:drawing>
          <wp:inline distT="0" distB="0" distL="0" distR="0" wp14:anchorId="3033BA73" wp14:editId="0F67E812">
            <wp:extent cx="5575935" cy="1716386"/>
            <wp:effectExtent l="19050" t="19050" r="24765" b="17780"/>
            <wp:docPr id="12" name="Hình ảnh 12" descr="C:\Users\hoa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5935" cy="1716386"/>
                    </a:xfrm>
                    <a:prstGeom prst="rect">
                      <a:avLst/>
                    </a:prstGeom>
                    <a:noFill/>
                    <a:ln>
                      <a:solidFill>
                        <a:schemeClr val="tx1"/>
                      </a:solidFill>
                    </a:ln>
                  </pic:spPr>
                </pic:pic>
              </a:graphicData>
            </a:graphic>
          </wp:inline>
        </w:drawing>
      </w:r>
    </w:p>
    <w:p w14:paraId="46515876" w14:textId="0494DB78" w:rsidR="00D9619C" w:rsidRDefault="00D9619C" w:rsidP="00D9619C">
      <w:pPr>
        <w:pStyle w:val="u2"/>
        <w:rPr>
          <w:lang w:val="vi-VN"/>
        </w:rPr>
      </w:pPr>
      <w:r w:rsidRPr="00D9619C">
        <w:rPr>
          <w:lang w:val="vi-VN"/>
        </w:rPr>
        <w:t>Giải pháp thiết kế giao diện - Material Design</w:t>
      </w:r>
    </w:p>
    <w:p w14:paraId="4FF2F317" w14:textId="20367F8B" w:rsidR="00D9619C" w:rsidRPr="00D9619C" w:rsidRDefault="00D9619C" w:rsidP="00D9619C">
      <w:pPr>
        <w:rPr>
          <w:lang w:val="vi-VN"/>
        </w:rPr>
      </w:pPr>
      <w:r w:rsidRPr="00D9619C">
        <w:rPr>
          <w:lang w:val="vi-VN"/>
        </w:rPr>
        <w:t>Material Design là một ngôn ngữ thiết kế được phát triển vào năm 2014 bởi Google. Mở rộng dựa trên mô típ "thẻ" có mặt trên Google Now, Material Design đem đến phong cách tự do hơn với các cách bố trí dạng lưới, các phản hồi hoạt họa chuyển động, kéo giãn, và các hiệu ứng chiều sâu như ánh sáng và đổ bóng.</w:t>
      </w:r>
    </w:p>
    <w:p w14:paraId="5DB445C9" w14:textId="2D6714FA" w:rsidR="00D9619C" w:rsidRDefault="00D9619C" w:rsidP="00D9619C">
      <w:r>
        <w:t>Google giới thiệu Material Design vào ngày 25 tháng 6 năm 2014, tại hội nghị Google I/O 2014.</w:t>
      </w:r>
    </w:p>
    <w:p w14:paraId="669C848C" w14:textId="712E97B0" w:rsidR="00D9619C" w:rsidRDefault="00D9619C" w:rsidP="00D9619C">
      <w:r w:rsidRPr="004A425B">
        <w:rPr>
          <w:rFonts w:asciiTheme="majorHAnsi" w:hAnsiTheme="majorHAnsi" w:cstheme="majorHAnsi"/>
          <w:noProof/>
          <w:szCs w:val="26"/>
        </w:rPr>
        <w:lastRenderedPageBreak/>
        <w:drawing>
          <wp:inline distT="0" distB="0" distL="0" distR="0" wp14:anchorId="67EB782C" wp14:editId="4B64CC05">
            <wp:extent cx="5575935" cy="2406807"/>
            <wp:effectExtent l="19050" t="19050" r="24765" b="12700"/>
            <wp:docPr id="13" name="Hình ảnh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5935" cy="2406807"/>
                    </a:xfrm>
                    <a:prstGeom prst="rect">
                      <a:avLst/>
                    </a:prstGeom>
                    <a:noFill/>
                    <a:ln>
                      <a:solidFill>
                        <a:schemeClr val="tx1"/>
                      </a:solidFill>
                    </a:ln>
                  </pic:spPr>
                </pic:pic>
              </a:graphicData>
            </a:graphic>
          </wp:inline>
        </w:drawing>
      </w:r>
    </w:p>
    <w:p w14:paraId="1C0625EA" w14:textId="77777777" w:rsidR="00D9619C" w:rsidRDefault="00D9619C" w:rsidP="00D9619C">
      <w:r>
        <w:t>Đặc điểm của Material Design</w:t>
      </w:r>
    </w:p>
    <w:p w14:paraId="32E94299" w14:textId="1A14C7AC" w:rsidR="00D9619C" w:rsidRDefault="00D9619C" w:rsidP="00D9619C">
      <w:pPr>
        <w:pStyle w:val="oancuaDanhsach"/>
        <w:numPr>
          <w:ilvl w:val="0"/>
          <w:numId w:val="25"/>
        </w:numPr>
      </w:pPr>
      <w:r>
        <w:t>Sử dụng các màu nổi bật, thường có một mảng màu chủ đạo nằm ở cạnh trên ứng dụng.</w:t>
      </w:r>
    </w:p>
    <w:p w14:paraId="39ACB116" w14:textId="1ECC2DE9" w:rsidR="00D9619C" w:rsidRDefault="00D9619C" w:rsidP="00D9619C">
      <w:pPr>
        <w:pStyle w:val="oancuaDanhsach"/>
        <w:numPr>
          <w:ilvl w:val="0"/>
          <w:numId w:val="25"/>
        </w:numPr>
      </w:pPr>
      <w:r>
        <w:t>Các biểu tượng phẳng, đơn giản nhưng dễ hiểu.</w:t>
      </w:r>
    </w:p>
    <w:p w14:paraId="31127A1A" w14:textId="4D2B5E28" w:rsidR="00D9619C" w:rsidRDefault="00D9619C" w:rsidP="00D9619C">
      <w:pPr>
        <w:pStyle w:val="oancuaDanhsach"/>
        <w:numPr>
          <w:ilvl w:val="0"/>
          <w:numId w:val="25"/>
        </w:numPr>
      </w:pPr>
      <w:r>
        <w:t>Một số ứng dụng sẽ có một nút tròn to nằm ở góc dưới bên phải, thường có chức năng tạo mới.</w:t>
      </w:r>
    </w:p>
    <w:p w14:paraId="2CE2FA82" w14:textId="6C03CF08" w:rsidR="00D9619C" w:rsidRDefault="00D9619C" w:rsidP="00D9619C">
      <w:pPr>
        <w:pStyle w:val="oancuaDanhsach"/>
        <w:numPr>
          <w:ilvl w:val="0"/>
          <w:numId w:val="25"/>
        </w:numPr>
      </w:pPr>
      <w:r>
        <w:t>Giao diện phẳng, ít hoặc không có hiệu ứng chuyển màu, có hoặc không có hiệu ứng đổ bóng đen.</w:t>
      </w:r>
    </w:p>
    <w:p w14:paraId="1AB11682" w14:textId="2DF4405D" w:rsidR="00D9619C" w:rsidRDefault="00D9619C" w:rsidP="00D9619C">
      <w:pPr>
        <w:pStyle w:val="oancuaDanhsach"/>
        <w:numPr>
          <w:ilvl w:val="0"/>
          <w:numId w:val="25"/>
        </w:numPr>
      </w:pPr>
      <w:r>
        <w:t>Menu, nút nhấn, chữ viết… có nhiều khoảng cách trắng nên trông thoáng đãng.</w:t>
      </w:r>
    </w:p>
    <w:p w14:paraId="74350EC1" w14:textId="32B8F450" w:rsidR="000A62EA" w:rsidRPr="000A62EA" w:rsidRDefault="00D9619C" w:rsidP="000A62EA">
      <w:pPr>
        <w:pStyle w:val="oancuaDanhsach"/>
        <w:numPr>
          <w:ilvl w:val="0"/>
          <w:numId w:val="25"/>
        </w:numPr>
      </w:pPr>
      <w:r>
        <w:t>Có các hiệu ứng chuyển động tự nhiên, dễ hiểu, có thể gợi ý cho một tính năng nào đó.</w:t>
      </w:r>
    </w:p>
    <w:p w14:paraId="0E960149" w14:textId="77777777" w:rsidR="002B7979" w:rsidRPr="00C6259E" w:rsidRDefault="002B7979" w:rsidP="00902170">
      <w:pPr>
        <w:pStyle w:val="u1"/>
        <w:framePr w:w="8485" w:wrap="notBeside" w:yAlign="top"/>
        <w:rPr>
          <w:lang w:val="vi-VN"/>
        </w:rPr>
      </w:pPr>
      <w:bookmarkStart w:id="62" w:name="_Toc510882204"/>
      <w:bookmarkStart w:id="63" w:name="_Ref512428284"/>
      <w:bookmarkStart w:id="64" w:name="_Toc512713196"/>
      <w:r w:rsidRPr="00C6259E">
        <w:rPr>
          <w:lang w:val="vi-VN"/>
        </w:rPr>
        <w:lastRenderedPageBreak/>
        <w:t>Phát triển và triển khai ứng dụng</w:t>
      </w:r>
      <w:bookmarkEnd w:id="62"/>
      <w:bookmarkEnd w:id="63"/>
      <w:bookmarkEnd w:id="64"/>
    </w:p>
    <w:p w14:paraId="2BBC17B3" w14:textId="77777777" w:rsidR="00944075" w:rsidRDefault="00944075" w:rsidP="00944075">
      <w:pPr>
        <w:pStyle w:val="u2"/>
      </w:pPr>
      <w:bookmarkStart w:id="65" w:name="_Toc510882205"/>
      <w:bookmarkStart w:id="66" w:name="_Toc512713197"/>
      <w:r>
        <w:t>Thiết kế kiến trúc</w:t>
      </w:r>
      <w:bookmarkEnd w:id="65"/>
      <w:bookmarkEnd w:id="66"/>
    </w:p>
    <w:p w14:paraId="69E6011F" w14:textId="77777777" w:rsidR="00944075" w:rsidRDefault="00944075" w:rsidP="00944075">
      <w:pPr>
        <w:pStyle w:val="u3"/>
      </w:pPr>
      <w:bookmarkStart w:id="67" w:name="_Ref510798848"/>
      <w:bookmarkStart w:id="68" w:name="_Toc510882206"/>
      <w:bookmarkStart w:id="69" w:name="_Toc512713198"/>
      <w:r>
        <w:t>Lựa chọn kiến trúc phần mềm</w:t>
      </w:r>
      <w:bookmarkEnd w:id="67"/>
      <w:bookmarkEnd w:id="68"/>
      <w:bookmarkEnd w:id="69"/>
    </w:p>
    <w:p w14:paraId="37C5ECF6" w14:textId="66B3E453" w:rsidR="00A65ACB" w:rsidRDefault="00483F24" w:rsidP="00944075">
      <w:r>
        <w:t>Mục</w:t>
      </w:r>
      <w:r w:rsidR="00745F24">
        <w:t xml:space="preserve"> này có độ dài từ </w:t>
      </w:r>
      <w:r w:rsidR="006F33F3">
        <w:t xml:space="preserve">một </w:t>
      </w:r>
      <w:r w:rsidR="00745F24">
        <w:t>đến ba</w:t>
      </w:r>
      <w:r w:rsidR="00A65ACB">
        <w:t xml:space="preserve"> trang. Sinh viên cần l</w:t>
      </w:r>
      <w:r w:rsidR="00A65ACB" w:rsidRPr="00A65ACB">
        <w:t xml:space="preserve">ựa chọn kiến trúc phần mềm cho ứng dụng của mình như: </w:t>
      </w:r>
      <w:r w:rsidR="00A65ACB">
        <w:t xml:space="preserve">kiến trúc </w:t>
      </w:r>
      <w:r w:rsidR="00745F24">
        <w:t>ba</w:t>
      </w:r>
      <w:r w:rsidR="00A65ACB" w:rsidRPr="00A65ACB">
        <w:t xml:space="preserve"> lớ</w:t>
      </w:r>
      <w:r w:rsidR="00A65ACB">
        <w:t xml:space="preserve">p </w:t>
      </w:r>
      <w:r w:rsidR="00745F24">
        <w:t>MVC, MVP,</w:t>
      </w:r>
      <w:r w:rsidR="00A65ACB">
        <w:t xml:space="preserve"> SOA, Microservice, v.v. rồi g</w:t>
      </w:r>
      <w:r w:rsidR="00A65ACB" w:rsidRPr="00A65ACB">
        <w:t xml:space="preserve">iải thích sơ bộ về kiến trúc đó (không </w:t>
      </w:r>
      <w:r w:rsidR="00475A7A">
        <w:t>giải thích</w:t>
      </w:r>
      <w:r w:rsidR="00A65ACB" w:rsidRPr="00A65ACB">
        <w:t xml:space="preserve"> chi tiết</w:t>
      </w:r>
      <w:r w:rsidR="00475A7A">
        <w:t>/dài dòng</w:t>
      </w:r>
      <w:r w:rsidR="00A65ACB" w:rsidRPr="00A65ACB">
        <w:t>)</w:t>
      </w:r>
      <w:r w:rsidR="00A65ACB">
        <w:t>.</w:t>
      </w:r>
    </w:p>
    <w:p w14:paraId="3F206605" w14:textId="14FE3E9D" w:rsidR="00944075" w:rsidRDefault="00A65ACB" w:rsidP="00944075">
      <w:r>
        <w:t>Sử dụng kiến trúc phần mềm đã chọn ở trên, sinh viên</w:t>
      </w:r>
      <w:r w:rsidRPr="00A65ACB">
        <w:t xml:space="preserve"> </w:t>
      </w:r>
      <w:r>
        <w:t xml:space="preserve">mô tả </w:t>
      </w:r>
      <w:r w:rsidRPr="00A65ACB">
        <w:t xml:space="preserve">kiến trúc </w:t>
      </w:r>
      <w:r>
        <w:t>cụ thể</w:t>
      </w:r>
      <w:r w:rsidRPr="00A65ACB">
        <w:t xml:space="preserve"> cho ứng dụng </w:t>
      </w:r>
      <w:r>
        <w:t>của</w:t>
      </w:r>
      <w:r w:rsidR="00857C0B">
        <w:t xml:space="preserve"> mình. Gợi ý: sinh viên </w:t>
      </w:r>
      <w:r w:rsidRPr="00A65ACB">
        <w:t xml:space="preserve">áp dụng lý thuyết chung </w:t>
      </w:r>
      <w:r>
        <w:t xml:space="preserve">vào </w:t>
      </w:r>
      <w:r w:rsidR="00D743DD">
        <w:t>hệ thống/</w:t>
      </w:r>
      <w:r>
        <w:t>sản phẩm của mình như thế nào</w:t>
      </w:r>
      <w:r w:rsidR="00177788">
        <w:t>, có thay đổi, bổ sung hoặc</w:t>
      </w:r>
      <w:r w:rsidR="00D03BFB">
        <w:t xml:space="preserve"> cải tiến gì không. Ví dụ, </w:t>
      </w:r>
      <w:r w:rsidR="00857C0B">
        <w:t xml:space="preserve">thành phần M trong kiến trúc lý thuyết MVC sẽ là </w:t>
      </w:r>
      <w:r w:rsidR="00857C0B" w:rsidRPr="00857C0B">
        <w:rPr>
          <w:i/>
        </w:rPr>
        <w:t>những thành phần cụ thể nào</w:t>
      </w:r>
      <w:r w:rsidR="00857C0B">
        <w:t xml:space="preserve"> </w:t>
      </w:r>
      <w:r w:rsidR="00E26EB3">
        <w:t xml:space="preserve">(ví dụ: là interface I + class C1 + class C2, v.v.) </w:t>
      </w:r>
      <w:r w:rsidR="00857C0B">
        <w:t>trong kiến trúc phần mềm của sinh viên.</w:t>
      </w:r>
    </w:p>
    <w:p w14:paraId="58F6A0B0" w14:textId="57B880B7" w:rsidR="00E26EB3" w:rsidRDefault="00E26EB3" w:rsidP="00E26EB3">
      <w:pPr>
        <w:pStyle w:val="u3"/>
      </w:pPr>
      <w:bookmarkStart w:id="70" w:name="_Toc510882207"/>
      <w:bookmarkStart w:id="71" w:name="_Toc512713199"/>
      <w:r>
        <w:t>Thiết kế tổng quan</w:t>
      </w:r>
      <w:bookmarkEnd w:id="70"/>
      <w:bookmarkEnd w:id="71"/>
    </w:p>
    <w:p w14:paraId="5C2ED7ED" w14:textId="2B118521" w:rsidR="000A62EA" w:rsidRPr="000A62EA" w:rsidRDefault="000A62EA" w:rsidP="000A62EA">
      <w:pPr>
        <w:rPr>
          <w:lang w:val="vi-VN"/>
        </w:rPr>
      </w:pPr>
      <w:r>
        <w:rPr>
          <w:lang w:val="vi-VN"/>
        </w:rPr>
        <w:t>Dựa trên kiến trúc phần mềm, hệ thống được xây dựng thành 3 tầng xử lý chính</w:t>
      </w:r>
      <w:r w:rsidR="008C5F9D">
        <w:rPr>
          <w:lang w:val="vi-VN"/>
        </w:rPr>
        <w:t>, mỗi tâng có chức năng cụ thể như sau:</w:t>
      </w:r>
    </w:p>
    <w:p w14:paraId="22B89F07" w14:textId="377B05B7" w:rsidR="00E76AD2" w:rsidRDefault="000A62EA" w:rsidP="00D219BB">
      <w:pPr>
        <w:pStyle w:val="Chuthich"/>
      </w:pPr>
      <w:r>
        <w:rPr>
          <w:noProof/>
        </w:rPr>
        <w:lastRenderedPageBreak/>
        <w:drawing>
          <wp:inline distT="0" distB="0" distL="0" distR="0" wp14:anchorId="1DD02B85" wp14:editId="5CC237FF">
            <wp:extent cx="5260769" cy="5854374"/>
            <wp:effectExtent l="0" t="0" r="0" b="0"/>
            <wp:docPr id="41" name="Hình ảnh 41" descr="C:\Users\ASUS\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Local\Microsoft\Windows\INetCache\Content.Word\package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3301" cy="5857192"/>
                    </a:xfrm>
                    <a:prstGeom prst="rect">
                      <a:avLst/>
                    </a:prstGeom>
                    <a:noFill/>
                    <a:ln>
                      <a:noFill/>
                    </a:ln>
                  </pic:spPr>
                </pic:pic>
              </a:graphicData>
            </a:graphic>
          </wp:inline>
        </w:drawing>
      </w:r>
    </w:p>
    <w:p w14:paraId="1FB9898A" w14:textId="192FA8D6" w:rsidR="0041520D" w:rsidRDefault="0041520D" w:rsidP="0041520D">
      <w:pPr>
        <w:pStyle w:val="u3"/>
      </w:pPr>
      <w:bookmarkStart w:id="72" w:name="_Toc510882208"/>
      <w:bookmarkStart w:id="73" w:name="_Toc512713200"/>
      <w:r>
        <w:t xml:space="preserve">Thiết kế </w:t>
      </w:r>
      <w:r w:rsidR="00562E49">
        <w:t xml:space="preserve">chi tiết </w:t>
      </w:r>
      <w:r>
        <w:t>gói</w:t>
      </w:r>
      <w:bookmarkEnd w:id="72"/>
      <w:bookmarkEnd w:id="73"/>
    </w:p>
    <w:p w14:paraId="5CA6368B" w14:textId="050EC59F" w:rsidR="00DD64E5" w:rsidRPr="0065468C" w:rsidDel="00C364D7" w:rsidRDefault="00DD64E5" w:rsidP="00DD64E5">
      <w:pPr>
        <w:rPr>
          <w:ins w:id="74" w:author="Nguyễn Trọng Giáp" w:date="2017-12-20T10:12:00Z"/>
          <w:del w:id="75" w:author="Nguyễn Trọng Giáp" w:date="2017-12-20T10:12:00Z"/>
          <w:lang w:val="vi-VN"/>
        </w:rPr>
      </w:pPr>
      <w:moveToRangeStart w:id="76" w:author="Nguyễn Trọng Giáp" w:date="2017-12-20T10:12:00Z" w:name="move501528083"/>
      <w:ins w:id="77" w:author="Nguyễn Trọng Giáp" w:date="2017-12-20T10:12:00Z">
        <w:r>
          <w:t>Sau đây em xin t</w:t>
        </w:r>
        <w:r w:rsidRPr="002D0D2E">
          <w:t>rình bày biểu đồ lớp phân tích gộp 1 số use case liên quan tới nhau</w:t>
        </w:r>
        <w:r>
          <w:t xml:space="preserve"> của </w:t>
        </w:r>
      </w:ins>
      <w:r>
        <w:rPr>
          <w:lang w:val="vi-VN"/>
        </w:rPr>
        <w:t>một vài</w:t>
      </w:r>
      <w:ins w:id="78" w:author="Nguyễn Trọng Giáp" w:date="2017-12-20T10:12:00Z">
        <w:r>
          <w:t xml:space="preserve"> chức năng</w:t>
        </w:r>
      </w:ins>
      <w:r>
        <w:rPr>
          <w:lang w:val="vi-VN"/>
        </w:rPr>
        <w:t xml:space="preserve"> của ứng dụng</w:t>
      </w:r>
      <w:r w:rsidR="0065468C">
        <w:rPr>
          <w:lang w:val="vi-VN"/>
        </w:rPr>
        <w:t>:</w:t>
      </w:r>
    </w:p>
    <w:moveToRangeEnd w:id="76"/>
    <w:p w14:paraId="546CD576" w14:textId="77777777" w:rsidR="00DD64E5" w:rsidRPr="00DD64E5" w:rsidRDefault="00DD64E5" w:rsidP="00DD64E5"/>
    <w:p w14:paraId="1B31E818" w14:textId="23398633" w:rsidR="0086612D" w:rsidRPr="00DD64E5" w:rsidRDefault="00C17C88" w:rsidP="00C17C88">
      <w:pPr>
        <w:pStyle w:val="oancuaDanhsach"/>
        <w:numPr>
          <w:ilvl w:val="0"/>
          <w:numId w:val="9"/>
        </w:numPr>
      </w:pPr>
      <w:r>
        <w:rPr>
          <w:lang w:val="vi-VN"/>
        </w:rPr>
        <w:t>Thiết kế chi tiết gói chức năng Đăng ký</w:t>
      </w:r>
    </w:p>
    <w:p w14:paraId="70DE12AA" w14:textId="7DCE8E22" w:rsidR="00DD64E5" w:rsidRDefault="00DD64E5" w:rsidP="00DD64E5">
      <w:pPr>
        <w:pStyle w:val="oancuaDanhsach"/>
      </w:pPr>
      <w:r>
        <w:rPr>
          <w:noProof/>
        </w:rPr>
        <w:lastRenderedPageBreak/>
        <w:drawing>
          <wp:inline distT="0" distB="0" distL="0" distR="0" wp14:anchorId="5C77C5B5" wp14:editId="71369517">
            <wp:extent cx="4918842" cy="2164911"/>
            <wp:effectExtent l="0" t="0" r="0" b="6985"/>
            <wp:docPr id="42" name="Hình ảnh 42" descr="C:\Users\ASUS\AppData\Local\Microsoft\Windows\INetCache\Content.Word\regist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AppData\Local\Microsoft\Windows\INetCache\Content.Word\regist_pack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6486" cy="2168275"/>
                    </a:xfrm>
                    <a:prstGeom prst="rect">
                      <a:avLst/>
                    </a:prstGeom>
                    <a:noFill/>
                    <a:ln>
                      <a:noFill/>
                    </a:ln>
                  </pic:spPr>
                </pic:pic>
              </a:graphicData>
            </a:graphic>
          </wp:inline>
        </w:drawing>
      </w:r>
    </w:p>
    <w:p w14:paraId="0C9DD789" w14:textId="76D93E4C" w:rsidR="0065468C" w:rsidRPr="004B7CD9" w:rsidRDefault="0065468C" w:rsidP="0065468C">
      <w:pPr>
        <w:pStyle w:val="oancuaDanhsach"/>
        <w:numPr>
          <w:ilvl w:val="0"/>
          <w:numId w:val="9"/>
        </w:numPr>
      </w:pPr>
      <w:r>
        <w:rPr>
          <w:lang w:val="vi-VN"/>
        </w:rPr>
        <w:t xml:space="preserve">Thiết kế chi tiết gói chức năng </w:t>
      </w:r>
      <w:r>
        <w:rPr>
          <w:lang w:val="vi-VN"/>
        </w:rPr>
        <w:t>Đăng nhập</w:t>
      </w:r>
    </w:p>
    <w:p w14:paraId="0737DDFA" w14:textId="08A476A3" w:rsidR="004B7CD9" w:rsidRPr="00DD64E5" w:rsidRDefault="004B7CD9" w:rsidP="004B7CD9">
      <w:pPr>
        <w:pStyle w:val="oancuaDanhsach"/>
      </w:pPr>
      <w:r>
        <w:rPr>
          <w:noProof/>
        </w:rPr>
        <w:drawing>
          <wp:inline distT="0" distB="0" distL="0" distR="0" wp14:anchorId="4336753B" wp14:editId="6B03767D">
            <wp:extent cx="4887311" cy="2151033"/>
            <wp:effectExtent l="0" t="0" r="8890" b="1905"/>
            <wp:docPr id="43" name="Hình ảnh 43" descr="C:\Users\ASUS\AppData\Local\Microsoft\Windows\INetCache\Content.Word\login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AppData\Local\Microsoft\Windows\INetCache\Content.Word\login_packa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2367" cy="2153258"/>
                    </a:xfrm>
                    <a:prstGeom prst="rect">
                      <a:avLst/>
                    </a:prstGeom>
                    <a:noFill/>
                    <a:ln>
                      <a:noFill/>
                    </a:ln>
                  </pic:spPr>
                </pic:pic>
              </a:graphicData>
            </a:graphic>
          </wp:inline>
        </w:drawing>
      </w:r>
    </w:p>
    <w:p w14:paraId="782FA2F0" w14:textId="799C5E21" w:rsidR="0065468C" w:rsidRPr="0014045C" w:rsidRDefault="0014045C" w:rsidP="0065468C">
      <w:pPr>
        <w:pStyle w:val="oancuaDanhsach"/>
        <w:numPr>
          <w:ilvl w:val="0"/>
          <w:numId w:val="9"/>
        </w:numPr>
      </w:pPr>
      <w:r>
        <w:rPr>
          <w:lang w:val="vi-VN"/>
        </w:rPr>
        <w:t>Thiết kế chi tiết gói chức năng Gọi xe</w:t>
      </w:r>
    </w:p>
    <w:p w14:paraId="7ED40A2D" w14:textId="5E23232F" w:rsidR="0014045C" w:rsidRDefault="0014045C" w:rsidP="0014045C">
      <w:pPr>
        <w:pStyle w:val="oancuaDanhsach"/>
      </w:pPr>
      <w:r>
        <w:rPr>
          <w:noProof/>
        </w:rPr>
        <w:drawing>
          <wp:inline distT="0" distB="0" distL="0" distR="0" wp14:anchorId="1145BE0B" wp14:editId="74A939BB">
            <wp:extent cx="4864101" cy="2963918"/>
            <wp:effectExtent l="0" t="0" r="0" b="8255"/>
            <wp:docPr id="44" name="Hình ảnh 44" descr="C:\Users\ASUS\AppData\Local\Microsoft\Windows\INetCache\Content.Word\request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request_packa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9261" cy="2967062"/>
                    </a:xfrm>
                    <a:prstGeom prst="rect">
                      <a:avLst/>
                    </a:prstGeom>
                    <a:noFill/>
                    <a:ln>
                      <a:noFill/>
                    </a:ln>
                  </pic:spPr>
                </pic:pic>
              </a:graphicData>
            </a:graphic>
          </wp:inline>
        </w:drawing>
      </w:r>
    </w:p>
    <w:p w14:paraId="0509B11F" w14:textId="7D533FD1" w:rsidR="00AF59CA" w:rsidRPr="00412A2B" w:rsidRDefault="00AF59CA" w:rsidP="00AF59CA">
      <w:pPr>
        <w:pStyle w:val="oancuaDanhsach"/>
        <w:numPr>
          <w:ilvl w:val="0"/>
          <w:numId w:val="27"/>
        </w:numPr>
      </w:pPr>
      <w:r>
        <w:rPr>
          <w:lang w:val="vi-VN"/>
        </w:rPr>
        <w:t>T</w:t>
      </w:r>
      <w:r w:rsidR="00722B53">
        <w:rPr>
          <w:lang w:val="vi-VN"/>
        </w:rPr>
        <w:t>hiết kế chi tiết gói chức năng Q</w:t>
      </w:r>
      <w:r>
        <w:rPr>
          <w:lang w:val="vi-VN"/>
        </w:rPr>
        <w:t>uản lý</w:t>
      </w:r>
      <w:r w:rsidR="00722B53">
        <w:rPr>
          <w:lang w:val="vi-VN"/>
        </w:rPr>
        <w:t xml:space="preserve"> dịch vụ</w:t>
      </w:r>
    </w:p>
    <w:p w14:paraId="7DC43EDE" w14:textId="7FBFC745" w:rsidR="00412A2B" w:rsidRPr="0086612D" w:rsidRDefault="00412A2B" w:rsidP="00412A2B">
      <w:pPr>
        <w:pStyle w:val="oancuaDanhsach"/>
      </w:pPr>
      <w:r>
        <w:rPr>
          <w:noProof/>
        </w:rPr>
        <w:lastRenderedPageBreak/>
        <w:drawing>
          <wp:inline distT="0" distB="0" distL="0" distR="0" wp14:anchorId="61002800" wp14:editId="3A82EA76">
            <wp:extent cx="4855780" cy="6381345"/>
            <wp:effectExtent l="0" t="0" r="2540" b="635"/>
            <wp:docPr id="45" name="Hình ảnh 45" descr="C:\Users\ASUS\AppData\Local\Microsoft\Windows\INetCache\Content.Word\Mana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AppData\Local\Microsoft\Windows\INetCache\Content.Word\Mana_packag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8695" cy="6385176"/>
                    </a:xfrm>
                    <a:prstGeom prst="rect">
                      <a:avLst/>
                    </a:prstGeom>
                    <a:noFill/>
                    <a:ln>
                      <a:noFill/>
                    </a:ln>
                  </pic:spPr>
                </pic:pic>
              </a:graphicData>
            </a:graphic>
          </wp:inline>
        </w:drawing>
      </w:r>
    </w:p>
    <w:p w14:paraId="610B312B" w14:textId="77777777" w:rsidR="00833BBB" w:rsidRPr="00833BBB" w:rsidRDefault="00833BBB" w:rsidP="00833BBB">
      <w:pPr>
        <w:pStyle w:val="u2"/>
      </w:pPr>
      <w:bookmarkStart w:id="79" w:name="_Toc510882209"/>
      <w:bookmarkStart w:id="80" w:name="_Toc512713201"/>
      <w:r>
        <w:t>Thiết kế chi tiết</w:t>
      </w:r>
      <w:bookmarkEnd w:id="79"/>
      <w:bookmarkEnd w:id="80"/>
    </w:p>
    <w:p w14:paraId="056A3C21" w14:textId="0354A846" w:rsidR="000652EC" w:rsidRDefault="002757EA" w:rsidP="002757EA">
      <w:pPr>
        <w:pStyle w:val="u3"/>
      </w:pPr>
      <w:bookmarkStart w:id="81" w:name="_Toc510882210"/>
      <w:bookmarkStart w:id="82" w:name="_Ref510900858"/>
      <w:bookmarkStart w:id="83" w:name="_Toc512713202"/>
      <w:r>
        <w:t>Thiết kế giao diện</w:t>
      </w:r>
      <w:bookmarkEnd w:id="81"/>
      <w:bookmarkEnd w:id="82"/>
      <w:bookmarkEnd w:id="83"/>
    </w:p>
    <w:p w14:paraId="61C84305" w14:textId="593F131F" w:rsidR="00812B19" w:rsidRDefault="00812B19" w:rsidP="00812B19">
      <w:pPr>
        <w:rPr>
          <w:lang w:val="vi-VN"/>
        </w:rPr>
      </w:pPr>
      <w:r>
        <w:rPr>
          <w:lang w:val="vi-VN"/>
        </w:rPr>
        <w:t>Việc thiết kế giao diện cho ứng dụng cần đảm bảo tính đơn giản, dễ sử dụng cho người dùng</w:t>
      </w:r>
      <w:r w:rsidR="004A666E">
        <w:rPr>
          <w:lang w:val="vi-VN"/>
        </w:rPr>
        <w:t>. Do đó cần thống nhất các quy chuẩn thiết kế cho ứng dụng. Để đảm bảo yêu cầu này sinh viên đưa ra các quy tắc thiết kế giao diện sau</w:t>
      </w:r>
      <w:r w:rsidR="004A666E">
        <w:rPr>
          <w:lang w:val="vi-VN"/>
        </w:rPr>
        <w:tab/>
        <w:t>:</w:t>
      </w:r>
    </w:p>
    <w:p w14:paraId="18F2638C" w14:textId="02347FA7" w:rsidR="00AB36C7" w:rsidRDefault="00AB36C7" w:rsidP="00534334">
      <w:pPr>
        <w:pStyle w:val="oancuaDanhsach"/>
        <w:numPr>
          <w:ilvl w:val="0"/>
          <w:numId w:val="30"/>
        </w:numPr>
        <w:rPr>
          <w:lang w:val="vi-VN"/>
        </w:rPr>
      </w:pPr>
      <w:r w:rsidRPr="00AB36C7">
        <w:rPr>
          <w:lang w:val="vi-VN"/>
        </w:rPr>
        <w:lastRenderedPageBreak/>
        <w:t>Quy định về màn hình</w:t>
      </w:r>
      <w:r w:rsidR="00534334">
        <w:rPr>
          <w:lang w:val="vi-VN"/>
        </w:rPr>
        <w:t xml:space="preserve">: </w:t>
      </w:r>
      <w:r w:rsidRPr="00534334">
        <w:rPr>
          <w:lang w:val="vi-VN"/>
        </w:rPr>
        <w:t>Hệ thống xây dựng trên hệ điều hành Android. Hiện nay trên thị trường các hàng sản xuất điện thoại Android rất nhiều, với nhiều loại điện thoại khác nhau, kích cỡ màn hình khác nhau. Do đó ứng dụng cần thiết kế phù hợp với các loại thiết bị. Không để bị mất thông tin, gây khó khăn cho người dùng</w:t>
      </w:r>
      <w:r w:rsidR="00A6074A">
        <w:rPr>
          <w:lang w:val="vi-VN"/>
        </w:rPr>
        <w:t>. Các file hình ảnh, thiết kế cần được tùy chỉnh theo từng loại màn hình theo quy chuẩn thiết kế của Android</w:t>
      </w:r>
    </w:p>
    <w:p w14:paraId="3311C8B0" w14:textId="66EB0630" w:rsidR="00A6074A" w:rsidRPr="00534334" w:rsidRDefault="00A6074A" w:rsidP="00A6074A">
      <w:pPr>
        <w:pStyle w:val="oancuaDanhsach"/>
        <w:jc w:val="center"/>
        <w:rPr>
          <w:lang w:val="vi-VN"/>
        </w:rPr>
      </w:pPr>
      <w:r>
        <w:rPr>
          <w:noProof/>
        </w:rPr>
        <w:drawing>
          <wp:inline distT="0" distB="0" distL="0" distR="0" wp14:anchorId="591A37B4" wp14:editId="317815D9">
            <wp:extent cx="2505710" cy="1995170"/>
            <wp:effectExtent l="0" t="0" r="8890" b="5080"/>
            <wp:docPr id="49" name="Hình ảnh 4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Ã¬nh áº£nh cÃ³ liÃªn qu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710" cy="1995170"/>
                    </a:xfrm>
                    <a:prstGeom prst="rect">
                      <a:avLst/>
                    </a:prstGeom>
                    <a:noFill/>
                    <a:ln>
                      <a:noFill/>
                    </a:ln>
                  </pic:spPr>
                </pic:pic>
              </a:graphicData>
            </a:graphic>
          </wp:inline>
        </w:drawing>
      </w:r>
    </w:p>
    <w:p w14:paraId="7D656DAD" w14:textId="22741096" w:rsidR="00AB36C7" w:rsidRDefault="00AB36C7" w:rsidP="00E45EBC">
      <w:pPr>
        <w:pStyle w:val="oancuaDanhsach"/>
        <w:numPr>
          <w:ilvl w:val="0"/>
          <w:numId w:val="30"/>
        </w:numPr>
        <w:rPr>
          <w:lang w:val="vi-VN"/>
        </w:rPr>
      </w:pPr>
      <w:r>
        <w:rPr>
          <w:lang w:val="vi-VN"/>
        </w:rPr>
        <w:t>Quy định về sắp xếp thông tin</w:t>
      </w:r>
      <w:r w:rsidR="00E45EBC">
        <w:rPr>
          <w:lang w:val="vi-VN"/>
        </w:rPr>
        <w:t xml:space="preserve">: </w:t>
      </w:r>
      <w:r w:rsidR="00E45EBC" w:rsidRPr="00E45EBC">
        <w:rPr>
          <w:lang w:val="vi-VN"/>
        </w:rPr>
        <w:t>Bất kỳ thông tin được sắp xếp phải thẳng hàng với đối tượng đầu</w:t>
      </w:r>
      <w:r w:rsidR="00E45EBC">
        <w:rPr>
          <w:lang w:val="vi-VN"/>
        </w:rPr>
        <w:t xml:space="preserve"> </w:t>
      </w:r>
      <w:r w:rsidR="00E45EBC" w:rsidRPr="00E45EBC">
        <w:rPr>
          <w:lang w:val="vi-VN"/>
        </w:rPr>
        <w:t>xuyên suốt trong các nguyên tắc thiết kế</w:t>
      </w:r>
      <w:r w:rsidR="00E45EBC">
        <w:rPr>
          <w:lang w:val="vi-VN"/>
        </w:rPr>
        <w:t>.</w:t>
      </w:r>
      <w:r w:rsidR="00E45EBC" w:rsidRPr="00E45EBC">
        <w:rPr>
          <w:lang w:val="vi-VN"/>
        </w:rPr>
        <w:t>Dựa trên nguyên tắc trái sang phải dưới giống như thói quen đọc sách</w:t>
      </w:r>
      <w:r w:rsidR="00E45EBC">
        <w:rPr>
          <w:lang w:val="vi-VN"/>
        </w:rPr>
        <w:t>.</w:t>
      </w:r>
    </w:p>
    <w:p w14:paraId="59AD078F" w14:textId="2BE0671B" w:rsidR="00E45EBC" w:rsidRDefault="00E45EBC" w:rsidP="00E45EBC">
      <w:pPr>
        <w:pStyle w:val="oancuaDanhsach"/>
        <w:rPr>
          <w:lang w:val="vi-VN"/>
        </w:rPr>
      </w:pPr>
      <w:r>
        <w:rPr>
          <w:noProof/>
        </w:rPr>
        <w:drawing>
          <wp:inline distT="0" distB="0" distL="0" distR="0" wp14:anchorId="4FC566BE" wp14:editId="69915F3F">
            <wp:extent cx="4523959" cy="3182587"/>
            <wp:effectExtent l="0" t="0" r="0" b="0"/>
            <wp:docPr id="46" name="Hình ảnh 46" descr="C:\Users\ASUS\AppData\Local\Microsoft\Windows\INetCache\Content.Word\nguyen-tac-thiet-ke-ung-d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nguyen-tac-thiet-ke-ung-dung-1.jpg"/>
                    <pic:cNvPicPr>
                      <a:picLocks noChangeAspect="1" noChangeArrowheads="1"/>
                    </pic:cNvPicPr>
                  </pic:nvPicPr>
                  <pic:blipFill rotWithShape="1">
                    <a:blip r:embed="rId47">
                      <a:extLst>
                        <a:ext uri="{28A0092B-C50C-407E-A947-70E740481C1C}">
                          <a14:useLocalDpi xmlns:a14="http://schemas.microsoft.com/office/drawing/2010/main" val="0"/>
                        </a:ext>
                      </a:extLst>
                    </a:blip>
                    <a:srcRect b="11994"/>
                    <a:stretch/>
                  </pic:blipFill>
                  <pic:spPr bwMode="auto">
                    <a:xfrm>
                      <a:off x="0" y="0"/>
                      <a:ext cx="4532583" cy="3188654"/>
                    </a:xfrm>
                    <a:prstGeom prst="rect">
                      <a:avLst/>
                    </a:prstGeom>
                    <a:noFill/>
                    <a:ln>
                      <a:noFill/>
                    </a:ln>
                    <a:extLst>
                      <a:ext uri="{53640926-AAD7-44D8-BBD7-CCE9431645EC}">
                        <a14:shadowObscured xmlns:a14="http://schemas.microsoft.com/office/drawing/2010/main"/>
                      </a:ext>
                    </a:extLst>
                  </pic:spPr>
                </pic:pic>
              </a:graphicData>
            </a:graphic>
          </wp:inline>
        </w:drawing>
      </w:r>
    </w:p>
    <w:p w14:paraId="5AE041F6" w14:textId="6DF07515" w:rsidR="00D47CEC" w:rsidRDefault="00D47CEC" w:rsidP="00D47CEC">
      <w:pPr>
        <w:pStyle w:val="oancuaDanhsach"/>
        <w:numPr>
          <w:ilvl w:val="0"/>
          <w:numId w:val="30"/>
        </w:numPr>
        <w:rPr>
          <w:lang w:val="vi-VN"/>
        </w:rPr>
      </w:pPr>
      <w:r>
        <w:rPr>
          <w:lang w:val="vi-VN"/>
        </w:rPr>
        <w:t xml:space="preserve">Tổ chức thông tin theo nguyên tắc quan hệ: </w:t>
      </w:r>
      <w:r w:rsidRPr="00D47CEC">
        <w:rPr>
          <w:lang w:val="vi-VN"/>
        </w:rPr>
        <w:t xml:space="preserve">Tổ chức thông tin theo các nguyên tắc quan hệ, gần gũi với các thông tin khác có liên quan, nhóm chúng lại với nhau. Nếu nhiều mục tồn tại gần nhau có quan hệ chặt chẽ nó sẽ trở thành một </w:t>
      </w:r>
      <w:r w:rsidRPr="00D47CEC">
        <w:rPr>
          <w:lang w:val="vi-VN"/>
        </w:rPr>
        <w:lastRenderedPageBreak/>
        <w:t>nhóm trực quan, chứ không phải là các yếu tố bị cô lập, đơn lẻ. Điều này sẽ giúp làm giảm sự nhầm lẫn và cung cấp cho</w:t>
      </w:r>
      <w:r w:rsidR="006508B4">
        <w:rPr>
          <w:lang w:val="vi-VN"/>
        </w:rPr>
        <w:t xml:space="preserve"> người đọc một cấu trúc rõ ràng, dễ tiếp cận.</w:t>
      </w:r>
    </w:p>
    <w:p w14:paraId="3CC88B42" w14:textId="14D03474" w:rsidR="00A6074A" w:rsidRDefault="00A6074A" w:rsidP="00A6074A">
      <w:pPr>
        <w:pStyle w:val="oancuaDanhsach"/>
        <w:jc w:val="center"/>
        <w:rPr>
          <w:lang w:val="vi-VN"/>
        </w:rPr>
      </w:pPr>
      <w:r>
        <w:rPr>
          <w:noProof/>
        </w:rPr>
        <w:drawing>
          <wp:inline distT="0" distB="0" distL="0" distR="0" wp14:anchorId="190A0924" wp14:editId="442D2E2D">
            <wp:extent cx="4358244" cy="3977640"/>
            <wp:effectExtent l="0" t="0" r="4445" b="3810"/>
            <wp:docPr id="48" name="Hình ảnh 48" descr="C:\Users\ASUS\AppData\Local\Microsoft\Windows\INetCache\Content.Word\device-2018-05-20-022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Microsoft\Windows\INetCache\Content.Word\device-2018-05-20-022857.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8061" b="20028"/>
                    <a:stretch/>
                  </pic:blipFill>
                  <pic:spPr bwMode="auto">
                    <a:xfrm>
                      <a:off x="0" y="0"/>
                      <a:ext cx="4383820" cy="4000983"/>
                    </a:xfrm>
                    <a:prstGeom prst="rect">
                      <a:avLst/>
                    </a:prstGeom>
                    <a:noFill/>
                    <a:ln>
                      <a:noFill/>
                    </a:ln>
                    <a:extLst>
                      <a:ext uri="{53640926-AAD7-44D8-BBD7-CCE9431645EC}">
                        <a14:shadowObscured xmlns:a14="http://schemas.microsoft.com/office/drawing/2010/main"/>
                      </a:ext>
                    </a:extLst>
                  </pic:spPr>
                </pic:pic>
              </a:graphicData>
            </a:graphic>
          </wp:inline>
        </w:drawing>
      </w:r>
    </w:p>
    <w:p w14:paraId="127902C3" w14:textId="0250FBC9" w:rsidR="00DD0EA3" w:rsidRDefault="00DD0EA3" w:rsidP="00DD0EA3">
      <w:pPr>
        <w:pStyle w:val="oancuaDanhsach"/>
        <w:numPr>
          <w:ilvl w:val="0"/>
          <w:numId w:val="30"/>
        </w:numPr>
        <w:rPr>
          <w:lang w:val="vi-VN"/>
        </w:rPr>
      </w:pPr>
      <w:r>
        <w:rPr>
          <w:lang w:val="vi-VN"/>
        </w:rPr>
        <w:t>Thiết kế nút, điều khiển: Các nút xác nhận thiết kế đơn giản hình chữ nhật, viền xám, nền trắng, các phím điều khiển chức năng hình tròn, nền xanh với icon trắng, các phim điều hướng tiếp tục, quay lại được thiết kế như hình:</w:t>
      </w:r>
    </w:p>
    <w:p w14:paraId="41BD4AA0" w14:textId="45552C3D" w:rsidR="00DD0EA3" w:rsidRDefault="00DD0EA3" w:rsidP="00334A3C">
      <w:pPr>
        <w:pStyle w:val="oancuaDanhsach"/>
        <w:jc w:val="center"/>
        <w:rPr>
          <w:lang w:val="vi-VN"/>
        </w:rPr>
      </w:pPr>
      <w:r>
        <w:rPr>
          <w:noProof/>
        </w:rPr>
        <w:drawing>
          <wp:inline distT="0" distB="0" distL="0" distR="0" wp14:anchorId="76E061A6" wp14:editId="5FBCDA92">
            <wp:extent cx="4845803" cy="961901"/>
            <wp:effectExtent l="0" t="0" r="0" b="0"/>
            <wp:docPr id="50" name="Hình ảnh 50" descr="C:\Users\ASUS\AppData\Local\Microsoft\Windows\INetCache\Content.Word\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AppData\Local\Microsoft\Windows\INetCache\Content.Word\butt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3137" cy="965342"/>
                    </a:xfrm>
                    <a:prstGeom prst="rect">
                      <a:avLst/>
                    </a:prstGeom>
                    <a:noFill/>
                    <a:ln>
                      <a:noFill/>
                    </a:ln>
                  </pic:spPr>
                </pic:pic>
              </a:graphicData>
            </a:graphic>
          </wp:inline>
        </w:drawing>
      </w:r>
    </w:p>
    <w:p w14:paraId="3EB8CAB9" w14:textId="7F8232F8" w:rsidR="00E45EBC" w:rsidRDefault="00334A3C" w:rsidP="00334A3C">
      <w:pPr>
        <w:pStyle w:val="oancuaDanhsach"/>
        <w:numPr>
          <w:ilvl w:val="0"/>
          <w:numId w:val="30"/>
        </w:numPr>
        <w:rPr>
          <w:lang w:val="vi-VN"/>
        </w:rPr>
      </w:pPr>
      <w:r>
        <w:rPr>
          <w:lang w:val="vi-VN"/>
        </w:rPr>
        <w:t>Hiển thị các thông điệp: Các thông điệp của ứng dụng hiển thị chính giữa màn hình. Với tiêu đề, nội dung và các phim xác nhận (nếu có). Nội dung của thông điệp ngắn gọn, dễ hiểu</w:t>
      </w:r>
      <w:r w:rsidR="000A442F">
        <w:rPr>
          <w:lang w:val="vi-VN"/>
        </w:rPr>
        <w:t>, như hình:</w:t>
      </w:r>
    </w:p>
    <w:p w14:paraId="40EA562B" w14:textId="441E7A69" w:rsidR="000A442F" w:rsidRDefault="00A03403" w:rsidP="00A03403">
      <w:pPr>
        <w:pStyle w:val="oancuaDanhsach"/>
        <w:jc w:val="center"/>
        <w:rPr>
          <w:lang w:val="vi-VN"/>
        </w:rPr>
      </w:pPr>
      <w:r>
        <w:rPr>
          <w:noProof/>
        </w:rPr>
        <w:lastRenderedPageBreak/>
        <w:drawing>
          <wp:inline distT="0" distB="0" distL="0" distR="0" wp14:anchorId="7F0F8984" wp14:editId="4C71DD48">
            <wp:extent cx="3051959" cy="1578293"/>
            <wp:effectExtent l="0" t="0" r="0" b="3175"/>
            <wp:docPr id="51" name="Hình ảnh 51" descr="C:\Users\ASUS\AppData\Local\Microsoft\Windows\INetCache\Content.Word\device-2018-05-20-02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Local\Microsoft\Windows\INetCache\Content.Word\device-2018-05-20-02555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59340" cy="1582110"/>
                    </a:xfrm>
                    <a:prstGeom prst="rect">
                      <a:avLst/>
                    </a:prstGeom>
                    <a:noFill/>
                    <a:ln>
                      <a:noFill/>
                    </a:ln>
                  </pic:spPr>
                </pic:pic>
              </a:graphicData>
            </a:graphic>
          </wp:inline>
        </w:drawing>
      </w:r>
    </w:p>
    <w:p w14:paraId="604AEA88" w14:textId="4CCF9339" w:rsidR="00A03403" w:rsidRDefault="00A03403" w:rsidP="00A03403">
      <w:pPr>
        <w:pStyle w:val="oancuaDanhsach"/>
        <w:numPr>
          <w:ilvl w:val="0"/>
          <w:numId w:val="30"/>
        </w:numPr>
        <w:jc w:val="left"/>
        <w:rPr>
          <w:lang w:val="vi-VN"/>
        </w:rPr>
      </w:pPr>
      <w:r>
        <w:rPr>
          <w:lang w:val="vi-VN"/>
        </w:rPr>
        <w:t>Nguyên tắc phối màu: ứng dụng sử dụng 2 màu chính là Jungle Green (#26A69A) và màu trắng. Thiết kế cần phối hợp hai màu này một cách hợp lý để làm nổi bật các thông tin nhưng vẫn đảm bảo tính đơn giản cho giao diện hệ thống.</w:t>
      </w:r>
    </w:p>
    <w:p w14:paraId="57BA83B0" w14:textId="61713DD1" w:rsidR="00A03403" w:rsidRPr="00334A3C" w:rsidRDefault="00A03403" w:rsidP="00A03403">
      <w:pPr>
        <w:pStyle w:val="oancuaDanhsach"/>
        <w:jc w:val="center"/>
        <w:rPr>
          <w:lang w:val="vi-VN"/>
        </w:rPr>
      </w:pPr>
      <w:r>
        <w:rPr>
          <w:noProof/>
        </w:rPr>
        <w:drawing>
          <wp:inline distT="0" distB="0" distL="0" distR="0" wp14:anchorId="1A4578CC" wp14:editId="3CDD7AC8">
            <wp:extent cx="3289465" cy="1701117"/>
            <wp:effectExtent l="0" t="0" r="6350" b="0"/>
            <wp:docPr id="52" name="Hình ảnh 52" descr="C:\Users\ASUS\AppData\Local\Microsoft\Windows\INetCache\Content.Word\device-2018-05-20-02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AppData\Local\Microsoft\Windows\INetCache\Content.Word\device-2018-05-20-02555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03010" cy="1708121"/>
                    </a:xfrm>
                    <a:prstGeom prst="rect">
                      <a:avLst/>
                    </a:prstGeom>
                    <a:noFill/>
                    <a:ln>
                      <a:noFill/>
                    </a:ln>
                  </pic:spPr>
                </pic:pic>
              </a:graphicData>
            </a:graphic>
          </wp:inline>
        </w:drawing>
      </w:r>
    </w:p>
    <w:p w14:paraId="7EE3C0B6" w14:textId="576B0A72" w:rsidR="00E023AC" w:rsidRDefault="00E023AC" w:rsidP="00E023AC">
      <w:pPr>
        <w:pStyle w:val="u3"/>
        <w:rPr>
          <w:lang w:val="vi-VN"/>
        </w:rPr>
      </w:pPr>
      <w:bookmarkStart w:id="84" w:name="_Toc510882212"/>
      <w:bookmarkStart w:id="85" w:name="_Toc512713204"/>
      <w:r w:rsidRPr="002829F7">
        <w:rPr>
          <w:lang w:val="vi-VN"/>
        </w:rPr>
        <w:t>Thiết kế cơ sở dữ liệu</w:t>
      </w:r>
      <w:bookmarkEnd w:id="84"/>
      <w:bookmarkEnd w:id="85"/>
    </w:p>
    <w:p w14:paraId="407C88DD" w14:textId="219B787F" w:rsidR="002829F7" w:rsidRDefault="002829F7" w:rsidP="002829F7">
      <w:pPr>
        <w:pStyle w:val="u4"/>
        <w:rPr>
          <w:lang w:val="vi-VN"/>
        </w:rPr>
      </w:pPr>
      <w:r>
        <w:rPr>
          <w:lang w:val="vi-VN"/>
        </w:rPr>
        <w:t xml:space="preserve">Yêu cầu của bài </w:t>
      </w:r>
      <w:r w:rsidR="0050385F">
        <w:rPr>
          <w:lang w:val="vi-VN"/>
        </w:rPr>
        <w:t>toá</w:t>
      </w:r>
      <w:r w:rsidR="00E562BD">
        <w:rPr>
          <w:lang w:val="vi-VN"/>
        </w:rPr>
        <w:t>n</w:t>
      </w:r>
    </w:p>
    <w:p w14:paraId="13D6CC86" w14:textId="7872A82B" w:rsidR="0050385F" w:rsidRPr="0050385F" w:rsidRDefault="0050385F" w:rsidP="0050385F">
      <w:pPr>
        <w:rPr>
          <w:lang w:val="vi-VN"/>
        </w:rPr>
      </w:pPr>
      <w:r w:rsidRPr="0050385F">
        <w:rPr>
          <w:lang w:val="vi-VN"/>
        </w:rPr>
        <w:t xml:space="preserve">Một người dùng </w:t>
      </w:r>
      <w:r>
        <w:rPr>
          <w:lang w:val="vi-VN"/>
        </w:rPr>
        <w:t xml:space="preserve">khi sử dụng hệ thống </w:t>
      </w:r>
      <w:r w:rsidRPr="0050385F">
        <w:rPr>
          <w:lang w:val="vi-VN"/>
        </w:rPr>
        <w:t>có thể đăng ký làm một trong</w:t>
      </w:r>
      <w:r>
        <w:rPr>
          <w:lang w:val="vi-VN"/>
        </w:rPr>
        <w:t xml:space="preserve"> hai loại người dùng : Lái xe, khách hàng</w:t>
      </w:r>
      <w:r w:rsidRPr="0050385F">
        <w:rPr>
          <w:lang w:val="vi-VN"/>
        </w:rPr>
        <w:t>. Các thông tin của người dùng bao gồm họ tên, số điện thoại, địa chỉ email</w:t>
      </w:r>
      <w:r w:rsidR="00E55043">
        <w:rPr>
          <w:lang w:val="vi-VN"/>
        </w:rPr>
        <w:t>, hình ảnh đại diện</w:t>
      </w:r>
      <w:r w:rsidRPr="0050385F">
        <w:rPr>
          <w:lang w:val="vi-VN"/>
        </w:rPr>
        <w:t>.</w:t>
      </w:r>
    </w:p>
    <w:p w14:paraId="2F60CA8B" w14:textId="6F734C56" w:rsidR="0050385F" w:rsidRDefault="0050385F" w:rsidP="0050385F">
      <w:r w:rsidRPr="00673DE8">
        <w:rPr>
          <w:lang w:val="vi-VN"/>
        </w:rPr>
        <w:t>Lái xe sở hữu phương tiện giao thông với các thông tin: biển số, và loại phương tiện (xe máy, ô tô)</w:t>
      </w:r>
      <w:r w:rsidR="00673DE8">
        <w:rPr>
          <w:lang w:val="vi-VN"/>
        </w:rPr>
        <w:t>, hãng sản xuất</w:t>
      </w:r>
      <w:r w:rsidRPr="00673DE8">
        <w:rPr>
          <w:lang w:val="vi-VN"/>
        </w:rPr>
        <w:t>.</w:t>
      </w:r>
      <w:r w:rsidR="00673DE8">
        <w:rPr>
          <w:lang w:val="vi-VN"/>
        </w:rPr>
        <w:t xml:space="preserve"> Tài xế cũng cần cung cấp cho hệ thống các thông tin về giấy phép lái xe, giấy tờ xe.</w:t>
      </w:r>
      <w:r w:rsidRPr="00673DE8">
        <w:rPr>
          <w:lang w:val="vi-VN"/>
        </w:rPr>
        <w:t xml:space="preserve"> </w:t>
      </w:r>
    </w:p>
    <w:p w14:paraId="37BA3102" w14:textId="284108D9" w:rsidR="006F5B60" w:rsidRDefault="00673DE8" w:rsidP="0050385F">
      <w:pPr>
        <w:rPr>
          <w:lang w:val="vi-VN"/>
        </w:rPr>
      </w:pPr>
      <w:r>
        <w:rPr>
          <w:lang w:val="vi-VN"/>
        </w:rPr>
        <w:t>Khi khách hàng thực hiện yêu cầu gọi xe hệ thống sẽ tự động lưu dưới dạng hành trình với thông tin của khách hàng, thông tin tài xế, phương tiện sử dụng, các thông tin về dịch vụ sử  dụng, quãng đường phát sinh, chi phí sử dụng,</w:t>
      </w:r>
      <w:r w:rsidR="000821DE">
        <w:rPr>
          <w:lang w:val="vi-VN"/>
        </w:rPr>
        <w:t xml:space="preserve"> trạng thái của hành </w:t>
      </w:r>
      <w:r w:rsidR="000821DE">
        <w:rPr>
          <w:lang w:val="vi-VN"/>
        </w:rPr>
        <w:lastRenderedPageBreak/>
        <w:t>trình</w:t>
      </w:r>
      <w:r>
        <w:rPr>
          <w:lang w:val="vi-VN"/>
        </w:rPr>
        <w:t>…</w:t>
      </w:r>
      <w:r w:rsidR="006F5B60">
        <w:rPr>
          <w:lang w:val="vi-VN"/>
        </w:rPr>
        <w:t xml:space="preserve"> Cả khách hàng và tài xế đều có thể xem lại thông tin hành trình mà </w:t>
      </w:r>
      <w:r w:rsidR="00A3103B">
        <w:rPr>
          <w:lang w:val="vi-VN"/>
        </w:rPr>
        <w:t>mì</w:t>
      </w:r>
      <w:r w:rsidR="006F5B60">
        <w:rPr>
          <w:lang w:val="vi-VN"/>
        </w:rPr>
        <w:t>nh tham gia</w:t>
      </w:r>
    </w:p>
    <w:p w14:paraId="689A89C0" w14:textId="43BE20DC" w:rsidR="00673DE8" w:rsidRDefault="00673DE8" w:rsidP="0050385F">
      <w:pPr>
        <w:rPr>
          <w:lang w:val="vi-VN"/>
        </w:rPr>
      </w:pPr>
      <w:r>
        <w:rPr>
          <w:lang w:val="vi-VN"/>
        </w:rPr>
        <w:t xml:space="preserve">Mỗi 1 hành trình có thể có 1 hoặc nhiều điểm </w:t>
      </w:r>
      <w:r w:rsidR="006F5B60">
        <w:rPr>
          <w:lang w:val="vi-VN"/>
        </w:rPr>
        <w:t>đến. Mỗi điểm đến chứa thông tin của người nhận, loại hàng hóa, ghi chú cho tài xế, và trạng thái xử lý.</w:t>
      </w:r>
    </w:p>
    <w:p w14:paraId="6FFF798D" w14:textId="2BF567D2" w:rsidR="00B523C7" w:rsidRPr="00673DE8" w:rsidRDefault="00B523C7" w:rsidP="0050385F">
      <w:pPr>
        <w:rPr>
          <w:lang w:val="vi-VN"/>
        </w:rPr>
      </w:pPr>
      <w:r w:rsidRPr="00B523C7">
        <w:rPr>
          <w:lang w:val="vi-VN"/>
        </w:rPr>
        <w:t>Hệ thống có quản trị viên có thể gửi thông báo đến người dùng, nội dung của thông báo bao gồm: chủ đề và nội dung, ngày gửi thông báo.</w:t>
      </w:r>
    </w:p>
    <w:p w14:paraId="08A969A0" w14:textId="715B9896" w:rsidR="009D0C44" w:rsidRDefault="009D0C44" w:rsidP="009D0C44">
      <w:pPr>
        <w:pStyle w:val="u4"/>
        <w:rPr>
          <w:lang w:val="vi-VN"/>
        </w:rPr>
      </w:pPr>
      <w:r>
        <w:rPr>
          <w:lang w:val="vi-VN"/>
        </w:rPr>
        <w:t>Biểu đồ thực thể liên kết</w:t>
      </w:r>
    </w:p>
    <w:p w14:paraId="61F9B850" w14:textId="366FD5BC" w:rsidR="009D0C44" w:rsidRDefault="009D0C44" w:rsidP="009D0C44">
      <w:pPr>
        <w:rPr>
          <w:lang w:val="vi-VN"/>
        </w:rPr>
      </w:pPr>
      <w:r>
        <w:rPr>
          <w:lang w:val="vi-VN"/>
        </w:rPr>
        <w:t xml:space="preserve">Từ những yêu cầu bài toán ở trên </w:t>
      </w:r>
      <w:r w:rsidR="001F03D5">
        <w:rPr>
          <w:lang w:val="vi-VN"/>
        </w:rPr>
        <w:t>có thể xây dựng thành biểu đồ thực thể liên kết sau:</w:t>
      </w:r>
    </w:p>
    <w:p w14:paraId="7B676050" w14:textId="78AF9E58" w:rsidR="00267E20" w:rsidRDefault="00267E20" w:rsidP="009D0C44">
      <w:pPr>
        <w:rPr>
          <w:lang w:val="vi-VN"/>
        </w:rPr>
      </w:pPr>
      <w:r>
        <w:rPr>
          <w:noProof/>
        </w:rPr>
        <w:drawing>
          <wp:inline distT="0" distB="0" distL="0" distR="0" wp14:anchorId="22C741BF" wp14:editId="123B2AE4">
            <wp:extent cx="5666911" cy="4140200"/>
            <wp:effectExtent l="0" t="0" r="0" b="0"/>
            <wp:docPr id="53" name="Hình ảnh 53" descr="C:\Users\ASUS\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SUS\AppData\Local\Microsoft\Windows\INetCache\Content.Word\ERD.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70580" cy="4142881"/>
                    </a:xfrm>
                    <a:prstGeom prst="rect">
                      <a:avLst/>
                    </a:prstGeom>
                    <a:noFill/>
                    <a:ln>
                      <a:noFill/>
                    </a:ln>
                  </pic:spPr>
                </pic:pic>
              </a:graphicData>
            </a:graphic>
          </wp:inline>
        </w:drawing>
      </w:r>
    </w:p>
    <w:p w14:paraId="045A9460" w14:textId="60710BE0" w:rsidR="00C212E8" w:rsidRDefault="00C212E8" w:rsidP="009D0C44">
      <w:pPr>
        <w:rPr>
          <w:lang w:val="vi-VN"/>
        </w:rPr>
      </w:pPr>
      <w:r>
        <w:rPr>
          <w:lang w:val="vi-VN"/>
        </w:rPr>
        <w:t>Trong đó User là thực thể đại diện cho người dùng với các thông tin về id, tên người dùng, số điện thoại, email, và đường dẫn đến hình đại diện.</w:t>
      </w:r>
    </w:p>
    <w:p w14:paraId="6BE180C4" w14:textId="5638C646" w:rsidR="00C212E8" w:rsidRDefault="00C212E8" w:rsidP="009D0C44">
      <w:pPr>
        <w:rPr>
          <w:lang w:val="vi-VN"/>
        </w:rPr>
      </w:pPr>
      <w:r>
        <w:rPr>
          <w:lang w:val="vi-VN"/>
        </w:rPr>
        <w:t>Customer,Admin, Driver là 3 thực thể con của User ứng với 3 loại người dùng của hệ thống.</w:t>
      </w:r>
    </w:p>
    <w:p w14:paraId="5B1B5F1E" w14:textId="4B8EA206" w:rsidR="00C212E8" w:rsidRDefault="00172DFE" w:rsidP="009D0C44">
      <w:pPr>
        <w:rPr>
          <w:lang w:val="vi-VN"/>
        </w:rPr>
      </w:pPr>
      <w:r>
        <w:rPr>
          <w:lang w:val="vi-VN"/>
        </w:rPr>
        <w:t>Trip là thông tin hành trình được hệ thống tạo ra khi người dùng yêu cầu giao hàng và tài xế chấp nhận yêu cầu đó. Bao gồm các thông tin về id, quãng đường, số tiền thanh toán, đánh giá, trạng thái hành trình</w:t>
      </w:r>
      <w:r w:rsidR="00E67634">
        <w:rPr>
          <w:lang w:val="vi-VN"/>
        </w:rPr>
        <w:t>. Mỗi khách hàng và tài xế có thể có nhiều hành trình và có thể lưu hành trình đó vào lịch sử sử dụng</w:t>
      </w:r>
      <w:r w:rsidR="00BB5635">
        <w:rPr>
          <w:lang w:val="vi-VN"/>
        </w:rPr>
        <w:t>.</w:t>
      </w:r>
    </w:p>
    <w:p w14:paraId="39EA8F61" w14:textId="38F2BD2C" w:rsidR="00BB5635" w:rsidRDefault="00BB5635" w:rsidP="009D0C44">
      <w:pPr>
        <w:rPr>
          <w:lang w:val="vi-VN"/>
        </w:rPr>
      </w:pPr>
      <w:r>
        <w:rPr>
          <w:lang w:val="vi-VN"/>
        </w:rPr>
        <w:t>Một Trip có thể có nhiều điểm dừng gọi là Request, bao gồm các thông tin</w:t>
      </w:r>
      <w:r w:rsidR="000E3855">
        <w:rPr>
          <w:lang w:val="vi-VN"/>
        </w:rPr>
        <w:t xml:space="preserve"> về id, tên người nhận, số điện thoại người nhận, loại hàng hóa vận chuyển, ghi chú,..</w:t>
      </w:r>
    </w:p>
    <w:p w14:paraId="53501B0C" w14:textId="4C68023A" w:rsidR="000E3855" w:rsidRDefault="000E3855" w:rsidP="009D0C44">
      <w:pPr>
        <w:rPr>
          <w:lang w:val="vi-VN"/>
        </w:rPr>
      </w:pPr>
      <w:r>
        <w:rPr>
          <w:lang w:val="vi-VN"/>
        </w:rPr>
        <w:t>Mỗi tài xế sở hữu một loại phương tiện biểu diễn dưới dạng thực thể Device với các thông tin về id, biển số, màu sắc, hãng, loại (ô tô, xe máy)</w:t>
      </w:r>
      <w:r w:rsidR="00F636CA">
        <w:rPr>
          <w:lang w:val="vi-VN"/>
        </w:rPr>
        <w:t>. Tài xế dùng phương tiện trong mỗi hành trình xử lý yêu cầu của khách hàng.</w:t>
      </w:r>
    </w:p>
    <w:p w14:paraId="4D2A5C23" w14:textId="365112FF" w:rsidR="00F636CA" w:rsidRDefault="00F636CA" w:rsidP="009D0C44">
      <w:pPr>
        <w:rPr>
          <w:lang w:val="vi-VN"/>
        </w:rPr>
      </w:pPr>
      <w:r>
        <w:rPr>
          <w:lang w:val="vi-VN"/>
        </w:rPr>
        <w:t>Admin có thể gửi thông báo đến người dùng dưới dạng thực thể liên kết Notification với các thông tin về id, tiêu đề, ngày đăng, nội dung thông báo.</w:t>
      </w:r>
    </w:p>
    <w:p w14:paraId="7D562EFB" w14:textId="00A4D357" w:rsidR="00260AA1" w:rsidRPr="00260AA1" w:rsidRDefault="00393D4A" w:rsidP="00260AA1">
      <w:pPr>
        <w:pStyle w:val="u4"/>
        <w:rPr>
          <w:lang w:val="vi-VN"/>
        </w:rPr>
      </w:pPr>
      <w:r>
        <w:rPr>
          <w:lang w:val="vi-VN"/>
        </w:rPr>
        <w:t>Biểu đồ lớp</w:t>
      </w:r>
    </w:p>
    <w:p w14:paraId="39EA8F17" w14:textId="0CD76223" w:rsidR="00260AA1" w:rsidRPr="00260AA1" w:rsidRDefault="00260AA1" w:rsidP="00260AA1">
      <w:pPr>
        <w:rPr>
          <w:lang w:val="vi-VN"/>
        </w:rPr>
      </w:pPr>
      <w:bookmarkStart w:id="86" w:name="_GoBack"/>
      <w:r>
        <w:rPr>
          <w:noProof/>
        </w:rPr>
        <w:drawing>
          <wp:inline distT="0" distB="0" distL="0" distR="0" wp14:anchorId="160E27C4" wp14:editId="24D43FF5">
            <wp:extent cx="5455912" cy="3894089"/>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SUS\AppData\Local\Microsoft\Windows\INetCache\Content.Word\ClassDiagram.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455912" cy="3894089"/>
                    </a:xfrm>
                    <a:prstGeom prst="rect">
                      <a:avLst/>
                    </a:prstGeom>
                    <a:noFill/>
                    <a:ln>
                      <a:noFill/>
                    </a:ln>
                  </pic:spPr>
                </pic:pic>
              </a:graphicData>
            </a:graphic>
          </wp:inline>
        </w:drawing>
      </w:r>
      <w:bookmarkEnd w:id="86"/>
    </w:p>
    <w:p w14:paraId="77700119" w14:textId="209D0DA3" w:rsidR="00C84785" w:rsidRDefault="005B6CF4" w:rsidP="00C84785">
      <w:pPr>
        <w:pStyle w:val="u4"/>
        <w:rPr>
          <w:lang w:val="vi-VN"/>
        </w:rPr>
      </w:pPr>
      <w:r>
        <w:rPr>
          <w:lang w:val="vi-VN"/>
        </w:rPr>
        <w:t>Mô tả</w:t>
      </w:r>
      <w:r w:rsidR="00C84785">
        <w:rPr>
          <w:lang w:val="vi-VN"/>
        </w:rPr>
        <w:t xml:space="preserve"> chi tiết lớp</w:t>
      </w:r>
    </w:p>
    <w:p w14:paraId="1245609B" w14:textId="1CAA6284" w:rsidR="00D87158" w:rsidRDefault="00296186" w:rsidP="00296186">
      <w:pPr>
        <w:pStyle w:val="oancuaDanhsach"/>
        <w:numPr>
          <w:ilvl w:val="0"/>
          <w:numId w:val="27"/>
        </w:numPr>
        <w:rPr>
          <w:lang w:val="vi-VN"/>
        </w:rPr>
      </w:pPr>
      <w:r>
        <w:rPr>
          <w:lang w:val="vi-VN"/>
        </w:rPr>
        <w:t xml:space="preserve">Lớp Account: lớp </w:t>
      </w:r>
      <w:r w:rsidRPr="00296186">
        <w:rPr>
          <w:lang w:val="vi-VN"/>
        </w:rPr>
        <w:t>này mô tả các thông tin của tài khoản người dùng hệ thống</w:t>
      </w:r>
      <w:r>
        <w:rPr>
          <w:lang w:val="vi-VN"/>
        </w:rPr>
        <w:t>.</w:t>
      </w:r>
    </w:p>
    <w:tbl>
      <w:tblPr>
        <w:tblStyle w:val="BangThun1"/>
        <w:tblW w:w="0" w:type="auto"/>
        <w:tblInd w:w="625" w:type="dxa"/>
        <w:tblLook w:val="04A0" w:firstRow="1" w:lastRow="0" w:firstColumn="1" w:lastColumn="0" w:noHBand="0" w:noVBand="1"/>
      </w:tblPr>
      <w:tblGrid>
        <w:gridCol w:w="1785"/>
        <w:gridCol w:w="1815"/>
        <w:gridCol w:w="4490"/>
      </w:tblGrid>
      <w:tr w:rsidR="00296186" w:rsidRPr="005B6CF4" w14:paraId="2813CAF7" w14:textId="77777777" w:rsidTr="00B27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76810926" w14:textId="77777777" w:rsidR="00296186" w:rsidRPr="005B6CF4" w:rsidRDefault="00296186" w:rsidP="00345337">
            <w:pPr>
              <w:pStyle w:val="oancuaDanhsach"/>
              <w:spacing w:line="240" w:lineRule="auto"/>
              <w:ind w:left="153"/>
              <w:jc w:val="center"/>
              <w:rPr>
                <w:sz w:val="24"/>
              </w:rPr>
            </w:pPr>
            <w:r w:rsidRPr="005B6CF4">
              <w:rPr>
                <w:sz w:val="24"/>
              </w:rPr>
              <w:t>Tên</w:t>
            </w:r>
          </w:p>
        </w:tc>
        <w:tc>
          <w:tcPr>
            <w:tcW w:w="1815" w:type="dxa"/>
            <w:vAlign w:val="center"/>
          </w:tcPr>
          <w:p w14:paraId="4F48F7E8" w14:textId="77777777" w:rsidR="00296186" w:rsidRPr="005B6CF4" w:rsidRDefault="00296186" w:rsidP="00345337">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B6CF4">
              <w:rPr>
                <w:sz w:val="24"/>
              </w:rPr>
              <w:t>Kiểu</w:t>
            </w:r>
          </w:p>
        </w:tc>
        <w:tc>
          <w:tcPr>
            <w:tcW w:w="4490" w:type="dxa"/>
            <w:vAlign w:val="center"/>
          </w:tcPr>
          <w:p w14:paraId="3D5B57EC" w14:textId="77777777" w:rsidR="00296186" w:rsidRPr="005B6CF4" w:rsidRDefault="00296186" w:rsidP="00345337">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B6CF4">
              <w:rPr>
                <w:sz w:val="24"/>
              </w:rPr>
              <w:t>Mô tả</w:t>
            </w:r>
          </w:p>
        </w:tc>
      </w:tr>
      <w:tr w:rsidR="00296186" w:rsidRPr="005B6CF4" w14:paraId="6F15168C"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1A5E2E0A" w14:textId="77777777" w:rsidR="00296186" w:rsidRPr="00120B51" w:rsidRDefault="00296186" w:rsidP="009E3789">
            <w:pPr>
              <w:spacing w:line="240" w:lineRule="auto"/>
              <w:jc w:val="left"/>
              <w:rPr>
                <w:b w:val="0"/>
                <w:sz w:val="24"/>
              </w:rPr>
            </w:pPr>
            <w:r w:rsidRPr="00120B51">
              <w:rPr>
                <w:b w:val="0"/>
                <w:sz w:val="24"/>
              </w:rPr>
              <w:t>id</w:t>
            </w:r>
          </w:p>
        </w:tc>
        <w:tc>
          <w:tcPr>
            <w:tcW w:w="1815" w:type="dxa"/>
            <w:vAlign w:val="center"/>
          </w:tcPr>
          <w:p w14:paraId="2A18F3FA" w14:textId="77777777" w:rsidR="00296186" w:rsidRPr="005B6CF4" w:rsidRDefault="00296186" w:rsidP="00345337">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rPr>
            </w:pPr>
            <w:r w:rsidRPr="005B6CF4">
              <w:rPr>
                <w:sz w:val="24"/>
              </w:rPr>
              <w:t>int</w:t>
            </w:r>
          </w:p>
        </w:tc>
        <w:tc>
          <w:tcPr>
            <w:tcW w:w="4490" w:type="dxa"/>
            <w:vAlign w:val="center"/>
          </w:tcPr>
          <w:p w14:paraId="1A547618"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Mã người dùng</w:t>
            </w:r>
          </w:p>
        </w:tc>
      </w:tr>
      <w:tr w:rsidR="00296186" w:rsidRPr="005B6CF4" w14:paraId="27BF27B8"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170EDF10" w14:textId="77777777" w:rsidR="00296186" w:rsidRPr="00120B51" w:rsidRDefault="00296186" w:rsidP="009E3789">
            <w:pPr>
              <w:spacing w:line="240" w:lineRule="auto"/>
              <w:jc w:val="left"/>
              <w:rPr>
                <w:b w:val="0"/>
                <w:sz w:val="24"/>
              </w:rPr>
            </w:pPr>
            <w:r w:rsidRPr="00120B51">
              <w:rPr>
                <w:b w:val="0"/>
                <w:sz w:val="24"/>
              </w:rPr>
              <w:t>phone</w:t>
            </w:r>
          </w:p>
        </w:tc>
        <w:tc>
          <w:tcPr>
            <w:tcW w:w="1815" w:type="dxa"/>
            <w:vAlign w:val="center"/>
          </w:tcPr>
          <w:p w14:paraId="3090395D"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nchar</w:t>
            </w:r>
          </w:p>
        </w:tc>
        <w:tc>
          <w:tcPr>
            <w:tcW w:w="4490" w:type="dxa"/>
            <w:vAlign w:val="center"/>
          </w:tcPr>
          <w:p w14:paraId="27F56261"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Số điện thoại</w:t>
            </w:r>
          </w:p>
        </w:tc>
      </w:tr>
      <w:tr w:rsidR="00296186" w:rsidRPr="005B6CF4" w14:paraId="259E1C4E"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6B639848" w14:textId="77777777" w:rsidR="00296186" w:rsidRPr="00120B51" w:rsidRDefault="00296186" w:rsidP="009E3789">
            <w:pPr>
              <w:spacing w:line="240" w:lineRule="auto"/>
              <w:jc w:val="left"/>
              <w:rPr>
                <w:b w:val="0"/>
                <w:sz w:val="24"/>
              </w:rPr>
            </w:pPr>
            <w:r w:rsidRPr="00120B51">
              <w:rPr>
                <w:b w:val="0"/>
                <w:sz w:val="24"/>
              </w:rPr>
              <w:t>email</w:t>
            </w:r>
          </w:p>
        </w:tc>
        <w:tc>
          <w:tcPr>
            <w:tcW w:w="1815" w:type="dxa"/>
            <w:vAlign w:val="center"/>
          </w:tcPr>
          <w:p w14:paraId="66D5E536"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 xml:space="preserve">nchar </w:t>
            </w:r>
          </w:p>
        </w:tc>
        <w:tc>
          <w:tcPr>
            <w:tcW w:w="4490" w:type="dxa"/>
            <w:vAlign w:val="center"/>
          </w:tcPr>
          <w:p w14:paraId="36C7278D"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Địa chỉ thư điện tử</w:t>
            </w:r>
          </w:p>
        </w:tc>
      </w:tr>
      <w:tr w:rsidR="00296186" w:rsidRPr="005B6CF4" w14:paraId="33920AC7"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3DB09DAD" w14:textId="77777777" w:rsidR="00296186" w:rsidRPr="00120B51" w:rsidRDefault="00296186" w:rsidP="009E3789">
            <w:pPr>
              <w:spacing w:line="240" w:lineRule="auto"/>
              <w:jc w:val="left"/>
              <w:rPr>
                <w:b w:val="0"/>
                <w:sz w:val="24"/>
              </w:rPr>
            </w:pPr>
            <w:r w:rsidRPr="00120B51">
              <w:rPr>
                <w:b w:val="0"/>
                <w:sz w:val="24"/>
              </w:rPr>
              <w:t>first_name</w:t>
            </w:r>
          </w:p>
        </w:tc>
        <w:tc>
          <w:tcPr>
            <w:tcW w:w="1815" w:type="dxa"/>
            <w:vAlign w:val="center"/>
          </w:tcPr>
          <w:p w14:paraId="3B9DB84F"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 xml:space="preserve">nchar </w:t>
            </w:r>
          </w:p>
        </w:tc>
        <w:tc>
          <w:tcPr>
            <w:tcW w:w="4490" w:type="dxa"/>
            <w:vAlign w:val="center"/>
          </w:tcPr>
          <w:p w14:paraId="2CB48CF6"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Tên người dùng</w:t>
            </w:r>
          </w:p>
        </w:tc>
      </w:tr>
      <w:tr w:rsidR="00296186" w:rsidRPr="005B6CF4" w14:paraId="667ED130"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04B43243" w14:textId="77777777" w:rsidR="00296186" w:rsidRPr="00120B51" w:rsidRDefault="00296186" w:rsidP="009E3789">
            <w:pPr>
              <w:spacing w:line="240" w:lineRule="auto"/>
              <w:jc w:val="left"/>
              <w:rPr>
                <w:b w:val="0"/>
                <w:sz w:val="24"/>
              </w:rPr>
            </w:pPr>
            <w:r w:rsidRPr="00120B51">
              <w:rPr>
                <w:b w:val="0"/>
                <w:sz w:val="24"/>
              </w:rPr>
              <w:t>last_name</w:t>
            </w:r>
          </w:p>
        </w:tc>
        <w:tc>
          <w:tcPr>
            <w:tcW w:w="1815" w:type="dxa"/>
            <w:vAlign w:val="center"/>
          </w:tcPr>
          <w:p w14:paraId="0FF8F023"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nchar</w:t>
            </w:r>
          </w:p>
        </w:tc>
        <w:tc>
          <w:tcPr>
            <w:tcW w:w="4490" w:type="dxa"/>
            <w:vAlign w:val="center"/>
          </w:tcPr>
          <w:p w14:paraId="5C21203E"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Họ người dùng</w:t>
            </w:r>
          </w:p>
        </w:tc>
      </w:tr>
      <w:tr w:rsidR="00296186" w:rsidRPr="005B6CF4" w14:paraId="7AC141A9" w14:textId="77777777" w:rsidTr="00B27386">
        <w:tc>
          <w:tcPr>
            <w:cnfStyle w:val="001000000000" w:firstRow="0" w:lastRow="0" w:firstColumn="1" w:lastColumn="0" w:oddVBand="0" w:evenVBand="0" w:oddHBand="0" w:evenHBand="0" w:firstRowFirstColumn="0" w:firstRowLastColumn="0" w:lastRowFirstColumn="0" w:lastRowLastColumn="0"/>
            <w:tcW w:w="1785" w:type="dxa"/>
            <w:vAlign w:val="center"/>
          </w:tcPr>
          <w:p w14:paraId="2A2C095D" w14:textId="77777777" w:rsidR="00296186" w:rsidRPr="00120B51" w:rsidRDefault="00296186" w:rsidP="009E3789">
            <w:pPr>
              <w:spacing w:line="240" w:lineRule="auto"/>
              <w:jc w:val="left"/>
              <w:rPr>
                <w:b w:val="0"/>
                <w:sz w:val="24"/>
              </w:rPr>
            </w:pPr>
            <w:r w:rsidRPr="00120B51">
              <w:rPr>
                <w:b w:val="0"/>
                <w:sz w:val="24"/>
              </w:rPr>
              <w:t>date_created</w:t>
            </w:r>
          </w:p>
        </w:tc>
        <w:tc>
          <w:tcPr>
            <w:tcW w:w="1815" w:type="dxa"/>
            <w:vAlign w:val="center"/>
          </w:tcPr>
          <w:p w14:paraId="766FEFFA"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date</w:t>
            </w:r>
          </w:p>
        </w:tc>
        <w:tc>
          <w:tcPr>
            <w:tcW w:w="4490" w:type="dxa"/>
            <w:vAlign w:val="center"/>
          </w:tcPr>
          <w:p w14:paraId="3F5636B1" w14:textId="77777777" w:rsidR="00296186" w:rsidRPr="009E3789" w:rsidRDefault="00296186"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9E3789">
              <w:rPr>
                <w:sz w:val="24"/>
              </w:rPr>
              <w:t>Ngày kích hoạt</w:t>
            </w:r>
          </w:p>
        </w:tc>
      </w:tr>
      <w:tr w:rsidR="00296186" w:rsidRPr="005B6CF4" w14:paraId="7E70E417" w14:textId="77777777" w:rsidTr="00B27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6300F34B" w14:textId="77777777" w:rsidR="00296186" w:rsidRPr="00120B51" w:rsidRDefault="00296186" w:rsidP="009E3789">
            <w:pPr>
              <w:spacing w:line="240" w:lineRule="auto"/>
              <w:jc w:val="left"/>
              <w:rPr>
                <w:b w:val="0"/>
                <w:sz w:val="24"/>
              </w:rPr>
            </w:pPr>
            <w:r w:rsidRPr="00120B51">
              <w:rPr>
                <w:b w:val="0"/>
                <w:sz w:val="24"/>
              </w:rPr>
              <w:t>avartar</w:t>
            </w:r>
          </w:p>
        </w:tc>
        <w:tc>
          <w:tcPr>
            <w:tcW w:w="1815" w:type="dxa"/>
            <w:vAlign w:val="center"/>
          </w:tcPr>
          <w:p w14:paraId="36826AAD"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nchart</w:t>
            </w:r>
          </w:p>
        </w:tc>
        <w:tc>
          <w:tcPr>
            <w:tcW w:w="4490" w:type="dxa"/>
            <w:vAlign w:val="center"/>
          </w:tcPr>
          <w:p w14:paraId="44432DF0" w14:textId="77777777" w:rsidR="00296186" w:rsidRPr="009E3789" w:rsidRDefault="00296186"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9E3789">
              <w:rPr>
                <w:sz w:val="24"/>
              </w:rPr>
              <w:t>Đường dẫn ảnh đại diện</w:t>
            </w:r>
          </w:p>
        </w:tc>
      </w:tr>
      <w:tr w:rsidR="008E1C24" w:rsidRPr="005B6CF4" w14:paraId="07BB4334" w14:textId="77777777" w:rsidTr="00721DA5">
        <w:tc>
          <w:tcPr>
            <w:cnfStyle w:val="001000000000" w:firstRow="0" w:lastRow="0" w:firstColumn="1" w:lastColumn="0" w:oddVBand="0" w:evenVBand="0" w:oddHBand="0" w:evenHBand="0" w:firstRowFirstColumn="0" w:firstRowLastColumn="0" w:lastRowFirstColumn="0" w:lastRowLastColumn="0"/>
            <w:tcW w:w="1785" w:type="dxa"/>
          </w:tcPr>
          <w:p w14:paraId="63E737D2" w14:textId="6E825ED0" w:rsidR="008E1C24" w:rsidRPr="008E1C24" w:rsidRDefault="008E1C24" w:rsidP="008E1C24">
            <w:pPr>
              <w:spacing w:line="240" w:lineRule="auto"/>
              <w:jc w:val="left"/>
              <w:rPr>
                <w:b w:val="0"/>
                <w:bCs w:val="0"/>
                <w:sz w:val="24"/>
              </w:rPr>
            </w:pPr>
            <w:r w:rsidRPr="008E1C24">
              <w:rPr>
                <w:b w:val="0"/>
              </w:rPr>
              <w:t>rating</w:t>
            </w:r>
          </w:p>
        </w:tc>
        <w:tc>
          <w:tcPr>
            <w:tcW w:w="1815" w:type="dxa"/>
          </w:tcPr>
          <w:p w14:paraId="38555EA9" w14:textId="1A7C572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int</w:t>
            </w:r>
          </w:p>
        </w:tc>
        <w:tc>
          <w:tcPr>
            <w:tcW w:w="4490" w:type="dxa"/>
          </w:tcPr>
          <w:p w14:paraId="3E1D5E66" w14:textId="2F2894A4"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Độ đánh giá</w:t>
            </w:r>
          </w:p>
        </w:tc>
      </w:tr>
      <w:tr w:rsidR="008E1C24" w:rsidRPr="005B6CF4" w14:paraId="59EF049C" w14:textId="77777777" w:rsidTr="00721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360DD4B1" w14:textId="42DB1BC3" w:rsidR="008E1C24" w:rsidRPr="008E1C24" w:rsidRDefault="008E1C24" w:rsidP="008E1C24">
            <w:pPr>
              <w:spacing w:line="240" w:lineRule="auto"/>
              <w:jc w:val="left"/>
              <w:rPr>
                <w:b w:val="0"/>
                <w:bCs w:val="0"/>
                <w:sz w:val="24"/>
              </w:rPr>
            </w:pPr>
            <w:r w:rsidRPr="008E1C24">
              <w:rPr>
                <w:b w:val="0"/>
              </w:rPr>
              <w:t>trip_count</w:t>
            </w:r>
          </w:p>
        </w:tc>
        <w:tc>
          <w:tcPr>
            <w:tcW w:w="1815" w:type="dxa"/>
          </w:tcPr>
          <w:p w14:paraId="4BA569FC" w14:textId="6AC4ECEA"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23DFC0AA" w14:textId="1FC1CE7C"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Số lượng dịch vụ đã sử dụng</w:t>
            </w:r>
          </w:p>
        </w:tc>
      </w:tr>
      <w:tr w:rsidR="008E1C24" w:rsidRPr="005B6CF4" w14:paraId="275D9BD0" w14:textId="77777777" w:rsidTr="00721DA5">
        <w:tc>
          <w:tcPr>
            <w:cnfStyle w:val="001000000000" w:firstRow="0" w:lastRow="0" w:firstColumn="1" w:lastColumn="0" w:oddVBand="0" w:evenVBand="0" w:oddHBand="0" w:evenHBand="0" w:firstRowFirstColumn="0" w:firstRowLastColumn="0" w:lastRowFirstColumn="0" w:lastRowLastColumn="0"/>
            <w:tcW w:w="1785" w:type="dxa"/>
          </w:tcPr>
          <w:p w14:paraId="4190C01F" w14:textId="691B4017" w:rsidR="008E1C24" w:rsidRPr="008E1C24" w:rsidRDefault="008E1C24" w:rsidP="008E1C24">
            <w:pPr>
              <w:spacing w:line="240" w:lineRule="auto"/>
              <w:jc w:val="left"/>
              <w:rPr>
                <w:b w:val="0"/>
                <w:bCs w:val="0"/>
                <w:sz w:val="24"/>
              </w:rPr>
            </w:pPr>
            <w:r w:rsidRPr="008E1C24">
              <w:rPr>
                <w:b w:val="0"/>
              </w:rPr>
              <w:t>trip_accept</w:t>
            </w:r>
          </w:p>
        </w:tc>
        <w:tc>
          <w:tcPr>
            <w:tcW w:w="1815" w:type="dxa"/>
          </w:tcPr>
          <w:p w14:paraId="69272ADE" w14:textId="5576926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int</w:t>
            </w:r>
          </w:p>
        </w:tc>
        <w:tc>
          <w:tcPr>
            <w:tcW w:w="4490" w:type="dxa"/>
          </w:tcPr>
          <w:p w14:paraId="1EA47D0A" w14:textId="40DBC11A"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Số lượt dịch vụ thành công</w:t>
            </w:r>
          </w:p>
        </w:tc>
      </w:tr>
      <w:tr w:rsidR="008E1C24" w:rsidRPr="005B6CF4" w14:paraId="048CA816" w14:textId="77777777" w:rsidTr="00721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4D2F305C" w14:textId="498BDF0E" w:rsidR="008E1C24" w:rsidRPr="008E1C24" w:rsidRDefault="008E1C24" w:rsidP="008E1C24">
            <w:pPr>
              <w:spacing w:line="240" w:lineRule="auto"/>
              <w:jc w:val="left"/>
              <w:rPr>
                <w:b w:val="0"/>
                <w:bCs w:val="0"/>
                <w:sz w:val="24"/>
              </w:rPr>
            </w:pPr>
            <w:r w:rsidRPr="008E1C24">
              <w:rPr>
                <w:b w:val="0"/>
              </w:rPr>
              <w:t>trip_cancel</w:t>
            </w:r>
          </w:p>
        </w:tc>
        <w:tc>
          <w:tcPr>
            <w:tcW w:w="1815" w:type="dxa"/>
          </w:tcPr>
          <w:p w14:paraId="265F234C" w14:textId="15F90969"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2AD9E756" w14:textId="0DEAB526"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Số lượt dịch vụ thất bại</w:t>
            </w:r>
          </w:p>
        </w:tc>
      </w:tr>
      <w:tr w:rsidR="008E1C24" w:rsidRPr="005B6CF4" w14:paraId="73E9FAD7" w14:textId="77777777" w:rsidTr="00721DA5">
        <w:tc>
          <w:tcPr>
            <w:cnfStyle w:val="001000000000" w:firstRow="0" w:lastRow="0" w:firstColumn="1" w:lastColumn="0" w:oddVBand="0" w:evenVBand="0" w:oddHBand="0" w:evenHBand="0" w:firstRowFirstColumn="0" w:firstRowLastColumn="0" w:lastRowFirstColumn="0" w:lastRowLastColumn="0"/>
            <w:tcW w:w="1785" w:type="dxa"/>
          </w:tcPr>
          <w:p w14:paraId="2318FF4E" w14:textId="00342888" w:rsidR="008E1C24" w:rsidRPr="008E1C24" w:rsidRDefault="008E1C24" w:rsidP="008E1C24">
            <w:pPr>
              <w:spacing w:line="240" w:lineRule="auto"/>
              <w:jc w:val="left"/>
              <w:rPr>
                <w:b w:val="0"/>
                <w:bCs w:val="0"/>
                <w:sz w:val="24"/>
              </w:rPr>
            </w:pPr>
            <w:r w:rsidRPr="008E1C24">
              <w:rPr>
                <w:b w:val="0"/>
              </w:rPr>
              <w:t>status</w:t>
            </w:r>
          </w:p>
        </w:tc>
        <w:tc>
          <w:tcPr>
            <w:tcW w:w="1815" w:type="dxa"/>
          </w:tcPr>
          <w:p w14:paraId="1107065E" w14:textId="6C03A5F2"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boolean</w:t>
            </w:r>
          </w:p>
        </w:tc>
        <w:tc>
          <w:tcPr>
            <w:tcW w:w="4490" w:type="dxa"/>
          </w:tcPr>
          <w:p w14:paraId="558BEC02" w14:textId="63022C20" w:rsidR="008E1C24" w:rsidRPr="009E3789" w:rsidRDefault="008E1C24" w:rsidP="008E1C24">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A418F">
              <w:t>Trạng thái (chặn/ không bị chặn)</w:t>
            </w:r>
          </w:p>
        </w:tc>
      </w:tr>
      <w:tr w:rsidR="008E1C24" w:rsidRPr="005B6CF4" w14:paraId="4F2EE55C" w14:textId="77777777" w:rsidTr="00721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Pr>
          <w:p w14:paraId="7248FC71" w14:textId="6563AF8C" w:rsidR="008E1C24" w:rsidRPr="008E1C24" w:rsidRDefault="008E1C24" w:rsidP="008E1C24">
            <w:pPr>
              <w:spacing w:line="240" w:lineRule="auto"/>
              <w:jc w:val="left"/>
              <w:rPr>
                <w:b w:val="0"/>
                <w:bCs w:val="0"/>
                <w:sz w:val="24"/>
              </w:rPr>
            </w:pPr>
            <w:r w:rsidRPr="008E1C24">
              <w:rPr>
                <w:b w:val="0"/>
              </w:rPr>
              <w:t>account_type</w:t>
            </w:r>
          </w:p>
        </w:tc>
        <w:tc>
          <w:tcPr>
            <w:tcW w:w="1815" w:type="dxa"/>
          </w:tcPr>
          <w:p w14:paraId="75098271" w14:textId="3C528B97"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int</w:t>
            </w:r>
          </w:p>
        </w:tc>
        <w:tc>
          <w:tcPr>
            <w:tcW w:w="4490" w:type="dxa"/>
          </w:tcPr>
          <w:p w14:paraId="08DE31F3" w14:textId="45C1F1C1" w:rsidR="008E1C24" w:rsidRPr="009E3789" w:rsidRDefault="008E1C24" w:rsidP="008E1C24">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A418F">
              <w:t>loại tài khoản</w:t>
            </w:r>
          </w:p>
        </w:tc>
      </w:tr>
    </w:tbl>
    <w:p w14:paraId="4BE336A7" w14:textId="5F97144A" w:rsidR="007C21A7" w:rsidRDefault="007C21A7" w:rsidP="007C21A7">
      <w:pPr>
        <w:pStyle w:val="oancuaDanhsach"/>
        <w:numPr>
          <w:ilvl w:val="0"/>
          <w:numId w:val="27"/>
        </w:numPr>
        <w:rPr>
          <w:lang w:val="vi-VN"/>
        </w:rPr>
      </w:pPr>
      <w:r>
        <w:rPr>
          <w:lang w:val="vi-VN"/>
        </w:rPr>
        <w:t xml:space="preserve">Lớp </w:t>
      </w:r>
      <w:r>
        <w:rPr>
          <w:lang w:val="vi-VN"/>
        </w:rPr>
        <w:t>Vehicle</w:t>
      </w:r>
      <w:r>
        <w:rPr>
          <w:lang w:val="vi-VN"/>
        </w:rPr>
        <w:t xml:space="preserve">: lớp </w:t>
      </w:r>
      <w:r>
        <w:rPr>
          <w:lang w:val="vi-VN"/>
        </w:rPr>
        <w:t>này mô tả các thông tin</w:t>
      </w:r>
      <w:r w:rsidRPr="00296186">
        <w:rPr>
          <w:lang w:val="vi-VN"/>
        </w:rPr>
        <w:t xml:space="preserve"> </w:t>
      </w:r>
      <w:r>
        <w:rPr>
          <w:lang w:val="vi-VN"/>
        </w:rPr>
        <w:t>phương tiện của tài xế</w:t>
      </w:r>
    </w:p>
    <w:tbl>
      <w:tblPr>
        <w:tblStyle w:val="BangThun1"/>
        <w:tblW w:w="0" w:type="auto"/>
        <w:tblInd w:w="625" w:type="dxa"/>
        <w:tblLook w:val="04A0" w:firstRow="1" w:lastRow="0" w:firstColumn="1" w:lastColumn="0" w:noHBand="0" w:noVBand="1"/>
      </w:tblPr>
      <w:tblGrid>
        <w:gridCol w:w="1814"/>
        <w:gridCol w:w="1815"/>
        <w:gridCol w:w="4490"/>
      </w:tblGrid>
      <w:tr w:rsidR="00345337" w:rsidRPr="005B6CF4" w14:paraId="58601217" w14:textId="77777777" w:rsidTr="003453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35D97F3D" w14:textId="05A3335E" w:rsidR="00345337" w:rsidRPr="005B6CF4" w:rsidRDefault="00345337" w:rsidP="00345337">
            <w:pPr>
              <w:pStyle w:val="oancuaDanhsach"/>
              <w:spacing w:line="240" w:lineRule="auto"/>
              <w:ind w:left="153"/>
              <w:jc w:val="center"/>
              <w:rPr>
                <w:sz w:val="24"/>
              </w:rPr>
            </w:pPr>
            <w:r w:rsidRPr="005234B8">
              <w:t>Tên</w:t>
            </w:r>
          </w:p>
        </w:tc>
        <w:tc>
          <w:tcPr>
            <w:tcW w:w="1815" w:type="dxa"/>
            <w:vAlign w:val="center"/>
          </w:tcPr>
          <w:p w14:paraId="73F3230F" w14:textId="66C1B8CB" w:rsidR="00345337" w:rsidRPr="005B6CF4" w:rsidRDefault="00345337" w:rsidP="00345337">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490" w:type="dxa"/>
            <w:vAlign w:val="center"/>
          </w:tcPr>
          <w:p w14:paraId="5194E69E" w14:textId="656BE2BA" w:rsidR="00345337" w:rsidRPr="005B6CF4" w:rsidRDefault="00345337" w:rsidP="00345337">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345337" w:rsidRPr="005B6CF4" w14:paraId="5710BADF"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78A2DC43" w14:textId="6A762E9B" w:rsidR="00345337" w:rsidRPr="00120B51" w:rsidRDefault="00345337" w:rsidP="00345337">
            <w:pPr>
              <w:spacing w:line="240" w:lineRule="auto"/>
              <w:jc w:val="left"/>
              <w:rPr>
                <w:b w:val="0"/>
                <w:sz w:val="24"/>
              </w:rPr>
            </w:pPr>
            <w:r w:rsidRPr="00120B51">
              <w:rPr>
                <w:b w:val="0"/>
              </w:rPr>
              <w:t>id</w:t>
            </w:r>
          </w:p>
        </w:tc>
        <w:tc>
          <w:tcPr>
            <w:tcW w:w="1815" w:type="dxa"/>
            <w:vAlign w:val="center"/>
          </w:tcPr>
          <w:p w14:paraId="1AE8E35D" w14:textId="7FB42E1F"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nchar</w:t>
            </w:r>
          </w:p>
        </w:tc>
        <w:tc>
          <w:tcPr>
            <w:tcW w:w="4490" w:type="dxa"/>
            <w:vAlign w:val="center"/>
          </w:tcPr>
          <w:p w14:paraId="73672559" w14:textId="2B84F534"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Mã phương tiện</w:t>
            </w:r>
          </w:p>
        </w:tc>
      </w:tr>
      <w:tr w:rsidR="00345337" w:rsidRPr="005B6CF4" w14:paraId="2959C798"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37DDDA73" w14:textId="1E8B4809" w:rsidR="00345337" w:rsidRPr="00120B51" w:rsidRDefault="00345337" w:rsidP="00345337">
            <w:pPr>
              <w:spacing w:line="240" w:lineRule="auto"/>
              <w:jc w:val="left"/>
              <w:rPr>
                <w:b w:val="0"/>
                <w:sz w:val="24"/>
              </w:rPr>
            </w:pPr>
            <w:r w:rsidRPr="00120B51">
              <w:rPr>
                <w:b w:val="0"/>
              </w:rPr>
              <w:t>firm_id</w:t>
            </w:r>
          </w:p>
        </w:tc>
        <w:tc>
          <w:tcPr>
            <w:tcW w:w="1815" w:type="dxa"/>
            <w:vAlign w:val="center"/>
          </w:tcPr>
          <w:p w14:paraId="551234A9" w14:textId="0D166EFC"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nchar</w:t>
            </w:r>
          </w:p>
        </w:tc>
        <w:tc>
          <w:tcPr>
            <w:tcW w:w="4490" w:type="dxa"/>
            <w:vAlign w:val="center"/>
          </w:tcPr>
          <w:p w14:paraId="367B0ACA" w14:textId="618634DC"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Biển số xe</w:t>
            </w:r>
          </w:p>
        </w:tc>
      </w:tr>
      <w:tr w:rsidR="00345337" w:rsidRPr="005B6CF4" w14:paraId="4E663F6A"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744ACE62" w14:textId="3C6C566F" w:rsidR="00345337" w:rsidRPr="00120B51" w:rsidRDefault="00345337" w:rsidP="00345337">
            <w:pPr>
              <w:spacing w:line="240" w:lineRule="auto"/>
              <w:jc w:val="left"/>
              <w:rPr>
                <w:b w:val="0"/>
                <w:sz w:val="24"/>
              </w:rPr>
            </w:pPr>
            <w:r w:rsidRPr="00120B51">
              <w:rPr>
                <w:b w:val="0"/>
              </w:rPr>
              <w:t>model</w:t>
            </w:r>
          </w:p>
        </w:tc>
        <w:tc>
          <w:tcPr>
            <w:tcW w:w="1815" w:type="dxa"/>
            <w:vAlign w:val="center"/>
          </w:tcPr>
          <w:p w14:paraId="74DC8055" w14:textId="68C21154"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 xml:space="preserve">nchar </w:t>
            </w:r>
          </w:p>
        </w:tc>
        <w:tc>
          <w:tcPr>
            <w:tcW w:w="4490" w:type="dxa"/>
            <w:vAlign w:val="center"/>
          </w:tcPr>
          <w:p w14:paraId="4A342B19" w14:textId="7320587B"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Loại xe</w:t>
            </w:r>
          </w:p>
        </w:tc>
      </w:tr>
      <w:tr w:rsidR="00345337" w:rsidRPr="005B6CF4" w14:paraId="6C9C0B44"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439B9D79" w14:textId="0D9B6098" w:rsidR="00345337" w:rsidRPr="00120B51" w:rsidRDefault="00345337" w:rsidP="00345337">
            <w:pPr>
              <w:spacing w:line="240" w:lineRule="auto"/>
              <w:jc w:val="left"/>
              <w:rPr>
                <w:b w:val="0"/>
                <w:sz w:val="24"/>
              </w:rPr>
            </w:pPr>
            <w:r w:rsidRPr="00120B51">
              <w:rPr>
                <w:b w:val="0"/>
              </w:rPr>
              <w:t>color</w:t>
            </w:r>
          </w:p>
        </w:tc>
        <w:tc>
          <w:tcPr>
            <w:tcW w:w="1815" w:type="dxa"/>
            <w:vAlign w:val="center"/>
          </w:tcPr>
          <w:p w14:paraId="43F50E3D" w14:textId="40F3C59A"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 xml:space="preserve">nchar </w:t>
            </w:r>
          </w:p>
        </w:tc>
        <w:tc>
          <w:tcPr>
            <w:tcW w:w="4490" w:type="dxa"/>
            <w:vAlign w:val="center"/>
          </w:tcPr>
          <w:p w14:paraId="2B30077D" w14:textId="3FA711E8"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Màu xe</w:t>
            </w:r>
          </w:p>
        </w:tc>
      </w:tr>
      <w:tr w:rsidR="00345337" w:rsidRPr="005B6CF4" w14:paraId="6165A769"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39692D22" w14:textId="0D9F5508" w:rsidR="00345337" w:rsidRPr="00120B51" w:rsidRDefault="00345337" w:rsidP="00345337">
            <w:pPr>
              <w:spacing w:line="240" w:lineRule="auto"/>
              <w:jc w:val="left"/>
              <w:rPr>
                <w:b w:val="0"/>
                <w:sz w:val="24"/>
              </w:rPr>
            </w:pPr>
            <w:r w:rsidRPr="00120B51">
              <w:rPr>
                <w:b w:val="0"/>
              </w:rPr>
              <w:t>company</w:t>
            </w:r>
          </w:p>
        </w:tc>
        <w:tc>
          <w:tcPr>
            <w:tcW w:w="1815" w:type="dxa"/>
            <w:vAlign w:val="center"/>
          </w:tcPr>
          <w:p w14:paraId="12F54DE4" w14:textId="3F829CA0"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nvarchar</w:t>
            </w:r>
          </w:p>
        </w:tc>
        <w:tc>
          <w:tcPr>
            <w:tcW w:w="4490" w:type="dxa"/>
            <w:vAlign w:val="center"/>
          </w:tcPr>
          <w:p w14:paraId="67B9E3D1" w14:textId="1D8E990D"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Hãng xe</w:t>
            </w:r>
          </w:p>
        </w:tc>
      </w:tr>
      <w:tr w:rsidR="00345337" w:rsidRPr="005B6CF4" w14:paraId="3E3F3597" w14:textId="77777777" w:rsidTr="00345337">
        <w:tc>
          <w:tcPr>
            <w:cnfStyle w:val="001000000000" w:firstRow="0" w:lastRow="0" w:firstColumn="1" w:lastColumn="0" w:oddVBand="0" w:evenVBand="0" w:oddHBand="0" w:evenHBand="0" w:firstRowFirstColumn="0" w:firstRowLastColumn="0" w:lastRowFirstColumn="0" w:lastRowLastColumn="0"/>
            <w:tcW w:w="1814" w:type="dxa"/>
            <w:vAlign w:val="center"/>
          </w:tcPr>
          <w:p w14:paraId="13D442DC" w14:textId="41FB2269" w:rsidR="00345337" w:rsidRPr="00120B51" w:rsidRDefault="00345337" w:rsidP="00345337">
            <w:pPr>
              <w:spacing w:line="240" w:lineRule="auto"/>
              <w:jc w:val="left"/>
              <w:rPr>
                <w:b w:val="0"/>
                <w:sz w:val="24"/>
              </w:rPr>
            </w:pPr>
            <w:r w:rsidRPr="00120B51">
              <w:rPr>
                <w:b w:val="0"/>
              </w:rPr>
              <w:t>lience_palate</w:t>
            </w:r>
          </w:p>
        </w:tc>
        <w:tc>
          <w:tcPr>
            <w:tcW w:w="1815" w:type="dxa"/>
            <w:vAlign w:val="center"/>
          </w:tcPr>
          <w:p w14:paraId="5115B1FC" w14:textId="47819925" w:rsidR="00345337" w:rsidRPr="005B6CF4" w:rsidRDefault="00345337" w:rsidP="00345337">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rPr>
            </w:pPr>
            <w:r w:rsidRPr="005234B8">
              <w:t>nchar</w:t>
            </w:r>
          </w:p>
        </w:tc>
        <w:tc>
          <w:tcPr>
            <w:tcW w:w="4490" w:type="dxa"/>
            <w:vAlign w:val="center"/>
          </w:tcPr>
          <w:p w14:paraId="4859F600" w14:textId="23C5817D" w:rsidR="00345337" w:rsidRPr="009E3789"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5234B8">
              <w:t>Số đăng ký xe</w:t>
            </w:r>
          </w:p>
        </w:tc>
      </w:tr>
      <w:tr w:rsidR="00345337" w:rsidRPr="005B6CF4" w14:paraId="28EF2928" w14:textId="77777777" w:rsidTr="003453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vAlign w:val="center"/>
          </w:tcPr>
          <w:p w14:paraId="19F7C8A9" w14:textId="470EC030" w:rsidR="00345337" w:rsidRPr="00120B51" w:rsidRDefault="00345337" w:rsidP="00345337">
            <w:pPr>
              <w:spacing w:line="240" w:lineRule="auto"/>
              <w:jc w:val="left"/>
              <w:rPr>
                <w:b w:val="0"/>
                <w:sz w:val="24"/>
              </w:rPr>
            </w:pPr>
            <w:r w:rsidRPr="00120B51">
              <w:rPr>
                <w:b w:val="0"/>
              </w:rPr>
              <w:t>type</w:t>
            </w:r>
          </w:p>
        </w:tc>
        <w:tc>
          <w:tcPr>
            <w:tcW w:w="1815" w:type="dxa"/>
            <w:vAlign w:val="center"/>
          </w:tcPr>
          <w:p w14:paraId="51D9B6F6" w14:textId="56F4CFE1"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int</w:t>
            </w:r>
          </w:p>
        </w:tc>
        <w:tc>
          <w:tcPr>
            <w:tcW w:w="4490" w:type="dxa"/>
            <w:vAlign w:val="center"/>
          </w:tcPr>
          <w:p w14:paraId="284CE4B8" w14:textId="5CFE4100" w:rsidR="00345337" w:rsidRPr="009E3789" w:rsidRDefault="00345337" w:rsidP="009E3789">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5234B8">
              <w:t>Loại xe (ô tô hoặc xe máy)</w:t>
            </w:r>
          </w:p>
        </w:tc>
      </w:tr>
      <w:tr w:rsidR="00345337" w:rsidRPr="005B6CF4" w14:paraId="5E580D15" w14:textId="77777777" w:rsidTr="00345337">
        <w:tc>
          <w:tcPr>
            <w:cnfStyle w:val="001000000000" w:firstRow="0" w:lastRow="0" w:firstColumn="1" w:lastColumn="0" w:oddVBand="0" w:evenVBand="0" w:oddHBand="0" w:evenHBand="0" w:firstRowFirstColumn="0" w:firstRowLastColumn="0" w:lastRowFirstColumn="0" w:lastRowLastColumn="0"/>
            <w:tcW w:w="1814" w:type="dxa"/>
          </w:tcPr>
          <w:p w14:paraId="7572A244" w14:textId="168BCBAA" w:rsidR="00345337" w:rsidRPr="00120B51" w:rsidRDefault="00345337" w:rsidP="00345337">
            <w:pPr>
              <w:spacing w:line="240" w:lineRule="auto"/>
              <w:jc w:val="left"/>
              <w:rPr>
                <w:b w:val="0"/>
              </w:rPr>
            </w:pPr>
            <w:r w:rsidRPr="00120B51">
              <w:rPr>
                <w:b w:val="0"/>
              </w:rPr>
              <w:t>weight</w:t>
            </w:r>
          </w:p>
        </w:tc>
        <w:tc>
          <w:tcPr>
            <w:tcW w:w="1815" w:type="dxa"/>
          </w:tcPr>
          <w:p w14:paraId="49C7FFD1" w14:textId="0C10E4AC" w:rsidR="00345337" w:rsidRPr="005234B8"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pPr>
            <w:r w:rsidRPr="00345337">
              <w:t>int</w:t>
            </w:r>
          </w:p>
        </w:tc>
        <w:tc>
          <w:tcPr>
            <w:tcW w:w="4490" w:type="dxa"/>
          </w:tcPr>
          <w:p w14:paraId="18ADCB2C" w14:textId="7F2146E5" w:rsidR="00345337" w:rsidRPr="005234B8" w:rsidRDefault="00345337" w:rsidP="009E3789">
            <w:pPr>
              <w:spacing w:line="240" w:lineRule="auto"/>
              <w:jc w:val="left"/>
              <w:cnfStyle w:val="000000000000" w:firstRow="0" w:lastRow="0" w:firstColumn="0" w:lastColumn="0" w:oddVBand="0" w:evenVBand="0" w:oddHBand="0" w:evenHBand="0" w:firstRowFirstColumn="0" w:firstRowLastColumn="0" w:lastRowFirstColumn="0" w:lastRowLastColumn="0"/>
            </w:pPr>
            <w:r w:rsidRPr="00345337">
              <w:t>Tải trọng của phương tiện</w:t>
            </w:r>
          </w:p>
        </w:tc>
      </w:tr>
    </w:tbl>
    <w:p w14:paraId="57C2E182" w14:textId="17750DBF" w:rsidR="00120B51" w:rsidRDefault="00120B51" w:rsidP="00FD60CC">
      <w:pPr>
        <w:pStyle w:val="oancuaDanhsach"/>
        <w:numPr>
          <w:ilvl w:val="0"/>
          <w:numId w:val="27"/>
        </w:numPr>
        <w:rPr>
          <w:lang w:val="vi-VN"/>
        </w:rPr>
      </w:pPr>
      <w:r>
        <w:rPr>
          <w:lang w:val="vi-VN"/>
        </w:rPr>
        <w:t xml:space="preserve">Lớp </w:t>
      </w:r>
      <w:r>
        <w:rPr>
          <w:lang w:val="vi-VN"/>
        </w:rPr>
        <w:t>Request</w:t>
      </w:r>
      <w:r>
        <w:rPr>
          <w:lang w:val="vi-VN"/>
        </w:rPr>
        <w:t xml:space="preserve">: lớp </w:t>
      </w:r>
      <w:r w:rsidR="00FD60CC">
        <w:rPr>
          <w:lang w:val="vi-VN"/>
        </w:rPr>
        <w:t>này mô tả</w:t>
      </w:r>
      <w:r w:rsidR="00FD60CC" w:rsidRPr="00FD60CC">
        <w:rPr>
          <w:lang w:val="vi-VN"/>
        </w:rPr>
        <w:t xml:space="preserve"> một </w:t>
      </w:r>
      <w:r w:rsidR="006D1439">
        <w:rPr>
          <w:lang w:val="vi-VN"/>
        </w:rPr>
        <w:t>yêu cầu điểm dừng trên hành trình</w:t>
      </w:r>
    </w:p>
    <w:tbl>
      <w:tblPr>
        <w:tblStyle w:val="BangThun1"/>
        <w:tblW w:w="0" w:type="auto"/>
        <w:tblInd w:w="625" w:type="dxa"/>
        <w:tblLook w:val="04A0" w:firstRow="1" w:lastRow="0" w:firstColumn="1" w:lastColumn="0" w:noHBand="0" w:noVBand="1"/>
      </w:tblPr>
      <w:tblGrid>
        <w:gridCol w:w="2108"/>
        <w:gridCol w:w="1765"/>
        <w:gridCol w:w="4247"/>
        <w:gridCol w:w="26"/>
      </w:tblGrid>
      <w:tr w:rsidR="00974E53" w:rsidRPr="005B6CF4" w14:paraId="67F4E87E" w14:textId="77777777" w:rsidTr="00FF4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6A521BE1" w14:textId="77777777" w:rsidR="00120B51" w:rsidRPr="00FF4C3F" w:rsidRDefault="00120B51" w:rsidP="005A5EA5">
            <w:pPr>
              <w:pStyle w:val="oancuaDanhsach"/>
              <w:spacing w:line="240" w:lineRule="auto"/>
              <w:ind w:left="153"/>
              <w:jc w:val="center"/>
              <w:rPr>
                <w:sz w:val="24"/>
              </w:rPr>
            </w:pPr>
            <w:r w:rsidRPr="00FF4C3F">
              <w:rPr>
                <w:sz w:val="24"/>
              </w:rPr>
              <w:t>Tên</w:t>
            </w:r>
          </w:p>
        </w:tc>
        <w:tc>
          <w:tcPr>
            <w:tcW w:w="1765" w:type="dxa"/>
            <w:vAlign w:val="center"/>
          </w:tcPr>
          <w:p w14:paraId="6B0476E7" w14:textId="77777777" w:rsidR="00120B51" w:rsidRPr="00FF4C3F" w:rsidRDefault="00120B51" w:rsidP="005A5EA5">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FF4C3F">
              <w:rPr>
                <w:sz w:val="24"/>
              </w:rPr>
              <w:t>Kiểu</w:t>
            </w:r>
          </w:p>
        </w:tc>
        <w:tc>
          <w:tcPr>
            <w:tcW w:w="4273" w:type="dxa"/>
            <w:gridSpan w:val="2"/>
            <w:vAlign w:val="center"/>
          </w:tcPr>
          <w:p w14:paraId="255278E6" w14:textId="77777777" w:rsidR="00120B51" w:rsidRPr="00FF4C3F" w:rsidRDefault="00120B51" w:rsidP="005A5EA5">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FF4C3F">
              <w:rPr>
                <w:sz w:val="24"/>
              </w:rPr>
              <w:t>Mô tả</w:t>
            </w:r>
          </w:p>
        </w:tc>
      </w:tr>
      <w:tr w:rsidR="001F0FDE" w:rsidRPr="005B6CF4" w14:paraId="10C464BB"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39881AEA" w14:textId="6F5D6800" w:rsidR="00974E53" w:rsidRPr="00FF4C3F" w:rsidRDefault="00974E53" w:rsidP="00974E53">
            <w:pPr>
              <w:spacing w:line="240" w:lineRule="auto"/>
              <w:jc w:val="left"/>
              <w:rPr>
                <w:b w:val="0"/>
                <w:sz w:val="24"/>
              </w:rPr>
            </w:pPr>
            <w:r w:rsidRPr="00FF4C3F">
              <w:rPr>
                <w:b w:val="0"/>
                <w:sz w:val="24"/>
              </w:rPr>
              <w:t>id</w:t>
            </w:r>
          </w:p>
        </w:tc>
        <w:tc>
          <w:tcPr>
            <w:tcW w:w="1765" w:type="dxa"/>
          </w:tcPr>
          <w:p w14:paraId="357D677D" w14:textId="5831C3FD"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26F7F024" w14:textId="7F1F8336"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yêu cầu</w:t>
            </w:r>
          </w:p>
        </w:tc>
      </w:tr>
      <w:tr w:rsidR="001F0FDE" w:rsidRPr="005B6CF4" w14:paraId="2EC0FF5F"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95910A1" w14:textId="62BD4B28" w:rsidR="00974E53" w:rsidRPr="00FF4C3F" w:rsidRDefault="00974E53" w:rsidP="00974E53">
            <w:pPr>
              <w:spacing w:line="240" w:lineRule="auto"/>
              <w:jc w:val="left"/>
              <w:rPr>
                <w:b w:val="0"/>
                <w:sz w:val="24"/>
              </w:rPr>
            </w:pPr>
            <w:r w:rsidRPr="00FF4C3F">
              <w:rPr>
                <w:b w:val="0"/>
                <w:sz w:val="24"/>
              </w:rPr>
              <w:t>good_type</w:t>
            </w:r>
            <w:r w:rsidRPr="00FF4C3F">
              <w:rPr>
                <w:b w:val="0"/>
                <w:sz w:val="24"/>
              </w:rPr>
              <w:tab/>
            </w:r>
          </w:p>
        </w:tc>
        <w:tc>
          <w:tcPr>
            <w:tcW w:w="1765" w:type="dxa"/>
          </w:tcPr>
          <w:p w14:paraId="48DFE141" w14:textId="7B5E0E06"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nchar</w:t>
            </w:r>
          </w:p>
        </w:tc>
        <w:tc>
          <w:tcPr>
            <w:tcW w:w="4247" w:type="dxa"/>
          </w:tcPr>
          <w:p w14:paraId="4FD1629D" w14:textId="3B33B31D"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Mã loại hàng hóa</w:t>
            </w:r>
          </w:p>
        </w:tc>
      </w:tr>
      <w:tr w:rsidR="00974E53" w:rsidRPr="005B6CF4" w14:paraId="58A3AE93"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C98C4C6" w14:textId="2530087A" w:rsidR="00974E53" w:rsidRPr="00FF4C3F" w:rsidRDefault="00974E53" w:rsidP="00974E53">
            <w:pPr>
              <w:spacing w:line="240" w:lineRule="auto"/>
              <w:jc w:val="left"/>
              <w:rPr>
                <w:b w:val="0"/>
                <w:bCs w:val="0"/>
                <w:sz w:val="24"/>
              </w:rPr>
            </w:pPr>
            <w:r w:rsidRPr="00FF4C3F">
              <w:rPr>
                <w:b w:val="0"/>
                <w:sz w:val="24"/>
              </w:rPr>
              <w:t>destination_point</w:t>
            </w:r>
          </w:p>
        </w:tc>
        <w:tc>
          <w:tcPr>
            <w:tcW w:w="1765" w:type="dxa"/>
          </w:tcPr>
          <w:p w14:paraId="7BC1B7BE" w14:textId="1F5A0A5A" w:rsidR="00974E53" w:rsidRPr="00FF4C3F" w:rsidRDefault="007A7C17" w:rsidP="00974E53">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latlang</w:t>
            </w:r>
          </w:p>
        </w:tc>
        <w:tc>
          <w:tcPr>
            <w:tcW w:w="4247" w:type="dxa"/>
          </w:tcPr>
          <w:p w14:paraId="51B2EFBB" w14:textId="2FEAF3AB"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Điểm đến</w:t>
            </w:r>
          </w:p>
        </w:tc>
      </w:tr>
      <w:tr w:rsidR="001F0FDE" w:rsidRPr="005B6CF4" w14:paraId="2ACF1E56"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F9F05D1" w14:textId="0E00F31B" w:rsidR="001F0FDE" w:rsidRPr="00FF4C3F" w:rsidRDefault="001F0FDE" w:rsidP="00974E53">
            <w:pPr>
              <w:spacing w:line="240" w:lineRule="auto"/>
              <w:jc w:val="left"/>
              <w:rPr>
                <w:b w:val="0"/>
                <w:sz w:val="24"/>
                <w:lang w:val="vi-VN"/>
              </w:rPr>
            </w:pPr>
            <w:r w:rsidRPr="00FF4C3F">
              <w:rPr>
                <w:b w:val="0"/>
                <w:sz w:val="24"/>
                <w:lang w:val="vi-VN"/>
              </w:rPr>
              <w:t>Destination_name</w:t>
            </w:r>
          </w:p>
        </w:tc>
        <w:tc>
          <w:tcPr>
            <w:tcW w:w="1765" w:type="dxa"/>
          </w:tcPr>
          <w:p w14:paraId="72AF11AB" w14:textId="37F12DBA" w:rsidR="001F0FDE" w:rsidRPr="00FF4C3F" w:rsidRDefault="001F0FDE" w:rsidP="00974E53">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Nvarchar</w:t>
            </w:r>
          </w:p>
        </w:tc>
        <w:tc>
          <w:tcPr>
            <w:tcW w:w="4247" w:type="dxa"/>
          </w:tcPr>
          <w:p w14:paraId="4145B8CB" w14:textId="3AA33EE8" w:rsidR="001F0FDE" w:rsidRPr="00FF4C3F" w:rsidRDefault="001F0FDE"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Tên điểm đến</w:t>
            </w:r>
          </w:p>
        </w:tc>
      </w:tr>
      <w:tr w:rsidR="00974E53" w:rsidRPr="005B6CF4" w14:paraId="3A42B840"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91F74BC" w14:textId="2010869B" w:rsidR="00974E53" w:rsidRPr="00FF4C3F" w:rsidRDefault="00974E53" w:rsidP="00974E53">
            <w:pPr>
              <w:spacing w:line="240" w:lineRule="auto"/>
              <w:jc w:val="left"/>
              <w:rPr>
                <w:b w:val="0"/>
                <w:bCs w:val="0"/>
                <w:sz w:val="24"/>
              </w:rPr>
            </w:pPr>
            <w:r w:rsidRPr="00FF4C3F">
              <w:rPr>
                <w:b w:val="0"/>
                <w:sz w:val="24"/>
              </w:rPr>
              <w:t>trip_id</w:t>
            </w:r>
          </w:p>
        </w:tc>
        <w:tc>
          <w:tcPr>
            <w:tcW w:w="1765" w:type="dxa"/>
          </w:tcPr>
          <w:p w14:paraId="36CE17B4" w14:textId="35089D6F" w:rsidR="00974E53" w:rsidRPr="00FF4C3F" w:rsidRDefault="00974E53" w:rsidP="00974E53">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nchar</w:t>
            </w:r>
          </w:p>
        </w:tc>
        <w:tc>
          <w:tcPr>
            <w:tcW w:w="4247" w:type="dxa"/>
          </w:tcPr>
          <w:p w14:paraId="1B703234" w14:textId="268C7CD9"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đơn hàng</w:t>
            </w:r>
          </w:p>
        </w:tc>
      </w:tr>
      <w:tr w:rsidR="00974E53" w:rsidRPr="005B6CF4" w14:paraId="0A6FEFAC"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CA35468" w14:textId="483D44E7" w:rsidR="00974E53" w:rsidRPr="00FF4C3F" w:rsidRDefault="007A7C17" w:rsidP="00974E53">
            <w:pPr>
              <w:spacing w:line="240" w:lineRule="auto"/>
              <w:jc w:val="left"/>
              <w:rPr>
                <w:b w:val="0"/>
                <w:bCs w:val="0"/>
                <w:sz w:val="24"/>
                <w:lang w:val="vi-VN"/>
              </w:rPr>
            </w:pPr>
            <w:r w:rsidRPr="00FF4C3F">
              <w:rPr>
                <w:b w:val="0"/>
                <w:sz w:val="24"/>
                <w:lang w:val="vi-VN"/>
              </w:rPr>
              <w:t>Receiver_name</w:t>
            </w:r>
          </w:p>
        </w:tc>
        <w:tc>
          <w:tcPr>
            <w:tcW w:w="1765" w:type="dxa"/>
          </w:tcPr>
          <w:p w14:paraId="10E9D581" w14:textId="05F4F471" w:rsidR="00974E53" w:rsidRPr="00FF4C3F" w:rsidRDefault="007A7C17" w:rsidP="00974E53">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Nchar</w:t>
            </w:r>
          </w:p>
        </w:tc>
        <w:tc>
          <w:tcPr>
            <w:tcW w:w="4247" w:type="dxa"/>
          </w:tcPr>
          <w:p w14:paraId="75B0606B" w14:textId="68661EA2" w:rsidR="00974E53" w:rsidRPr="00FF4C3F" w:rsidRDefault="007A7C17"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lang w:val="vi-VN"/>
              </w:rPr>
              <w:t>Tên người nhận</w:t>
            </w:r>
          </w:p>
        </w:tc>
      </w:tr>
      <w:tr w:rsidR="001F0FDE" w:rsidRPr="005B6CF4" w14:paraId="5100E329"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E261AB6" w14:textId="0D2B3FFD" w:rsidR="00974E53" w:rsidRPr="00FF4C3F" w:rsidRDefault="00974E53" w:rsidP="00974E53">
            <w:pPr>
              <w:spacing w:line="240" w:lineRule="auto"/>
              <w:jc w:val="left"/>
              <w:rPr>
                <w:b w:val="0"/>
                <w:sz w:val="24"/>
              </w:rPr>
            </w:pPr>
            <w:r w:rsidRPr="00FF4C3F">
              <w:rPr>
                <w:b w:val="0"/>
                <w:sz w:val="24"/>
              </w:rPr>
              <w:t>note</w:t>
            </w:r>
          </w:p>
        </w:tc>
        <w:tc>
          <w:tcPr>
            <w:tcW w:w="1765" w:type="dxa"/>
          </w:tcPr>
          <w:p w14:paraId="26DB9362" w14:textId="43196099"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nchar</w:t>
            </w:r>
          </w:p>
        </w:tc>
        <w:tc>
          <w:tcPr>
            <w:tcW w:w="4247" w:type="dxa"/>
          </w:tcPr>
          <w:p w14:paraId="50B1D338" w14:textId="4FD79E66" w:rsidR="00974E53" w:rsidRPr="00FF4C3F" w:rsidRDefault="00974E53"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Ghi chú</w:t>
            </w:r>
          </w:p>
        </w:tc>
      </w:tr>
      <w:tr w:rsidR="001F0FDE" w:rsidRPr="005B6CF4" w14:paraId="10AE9C1C" w14:textId="77777777" w:rsidTr="00FF4C3F">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A17713D" w14:textId="656713B6" w:rsidR="00974E53" w:rsidRPr="00FF4C3F" w:rsidRDefault="00974E53" w:rsidP="00974E53">
            <w:pPr>
              <w:spacing w:line="240" w:lineRule="auto"/>
              <w:jc w:val="left"/>
              <w:rPr>
                <w:b w:val="0"/>
                <w:sz w:val="24"/>
              </w:rPr>
            </w:pPr>
            <w:r w:rsidRPr="00FF4C3F">
              <w:rPr>
                <w:b w:val="0"/>
                <w:sz w:val="24"/>
              </w:rPr>
              <w:t>status</w:t>
            </w:r>
          </w:p>
        </w:tc>
        <w:tc>
          <w:tcPr>
            <w:tcW w:w="1765" w:type="dxa"/>
          </w:tcPr>
          <w:p w14:paraId="606006BA" w14:textId="55B1E45E"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int</w:t>
            </w:r>
          </w:p>
        </w:tc>
        <w:tc>
          <w:tcPr>
            <w:tcW w:w="4247" w:type="dxa"/>
          </w:tcPr>
          <w:p w14:paraId="5EEEF80B" w14:textId="2E9DA543" w:rsidR="00974E53" w:rsidRPr="00FF4C3F" w:rsidRDefault="00974E53" w:rsidP="00974E53">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Trạng thái</w:t>
            </w:r>
          </w:p>
        </w:tc>
      </w:tr>
      <w:tr w:rsidR="00974E53" w:rsidRPr="001F0FDE" w14:paraId="151083A0" w14:textId="77777777" w:rsidTr="00FF4C3F">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449929C" w14:textId="667F5738" w:rsidR="00974E53" w:rsidRPr="00FF4C3F" w:rsidRDefault="000E40C2" w:rsidP="00974E53">
            <w:pPr>
              <w:spacing w:line="240" w:lineRule="auto"/>
              <w:jc w:val="left"/>
              <w:rPr>
                <w:b w:val="0"/>
                <w:bCs w:val="0"/>
                <w:sz w:val="24"/>
                <w:lang w:val="vi-VN"/>
              </w:rPr>
            </w:pPr>
            <w:r w:rsidRPr="00FF4C3F">
              <w:rPr>
                <w:b w:val="0"/>
                <w:sz w:val="24"/>
                <w:lang w:val="vi-VN"/>
              </w:rPr>
              <w:t>Receiver_phone</w:t>
            </w:r>
          </w:p>
        </w:tc>
        <w:tc>
          <w:tcPr>
            <w:tcW w:w="1765" w:type="dxa"/>
          </w:tcPr>
          <w:p w14:paraId="358A2A11" w14:textId="47BA657F" w:rsidR="00974E53" w:rsidRPr="00FF4C3F" w:rsidRDefault="000E40C2"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Nchar</w:t>
            </w:r>
          </w:p>
        </w:tc>
        <w:tc>
          <w:tcPr>
            <w:tcW w:w="4247" w:type="dxa"/>
          </w:tcPr>
          <w:p w14:paraId="107C8BEC" w14:textId="46A76BAA" w:rsidR="00974E53" w:rsidRPr="00FF4C3F" w:rsidRDefault="000E40C2" w:rsidP="00974E53">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lang w:val="vi-VN"/>
              </w:rPr>
              <w:t>Số điện thoại người nhận</w:t>
            </w:r>
          </w:p>
        </w:tc>
      </w:tr>
    </w:tbl>
    <w:p w14:paraId="3AEF5CEB" w14:textId="31B2F9E8" w:rsidR="00FF4C3F" w:rsidRDefault="00FF4C3F" w:rsidP="00FF4C3F">
      <w:pPr>
        <w:pStyle w:val="oancuaDanhsach"/>
        <w:numPr>
          <w:ilvl w:val="0"/>
          <w:numId w:val="27"/>
        </w:numPr>
        <w:rPr>
          <w:lang w:val="vi-VN"/>
        </w:rPr>
      </w:pPr>
      <w:r>
        <w:rPr>
          <w:lang w:val="vi-VN"/>
        </w:rPr>
        <w:t xml:space="preserve">Lớp </w:t>
      </w:r>
      <w:r>
        <w:rPr>
          <w:lang w:val="vi-VN"/>
        </w:rPr>
        <w:t>Trip</w:t>
      </w:r>
      <w:r>
        <w:rPr>
          <w:lang w:val="vi-VN"/>
        </w:rPr>
        <w:t>: lớp này mô tả</w:t>
      </w:r>
      <w:r w:rsidRPr="00FD60CC">
        <w:rPr>
          <w:lang w:val="vi-VN"/>
        </w:rPr>
        <w:t xml:space="preserve"> một </w:t>
      </w:r>
      <w:r>
        <w:rPr>
          <w:lang w:val="vi-VN"/>
        </w:rPr>
        <w:t>yêu cầu điểm dừng trên hành trình</w:t>
      </w:r>
    </w:p>
    <w:tbl>
      <w:tblPr>
        <w:tblStyle w:val="BangThun1"/>
        <w:tblW w:w="0" w:type="auto"/>
        <w:tblInd w:w="625" w:type="dxa"/>
        <w:tblLook w:val="04A0" w:firstRow="1" w:lastRow="0" w:firstColumn="1" w:lastColumn="0" w:noHBand="0" w:noVBand="1"/>
      </w:tblPr>
      <w:tblGrid>
        <w:gridCol w:w="2108"/>
        <w:gridCol w:w="1765"/>
        <w:gridCol w:w="4247"/>
        <w:gridCol w:w="26"/>
      </w:tblGrid>
      <w:tr w:rsidR="00FF4C3F" w:rsidRPr="005B6CF4" w14:paraId="1D57A271" w14:textId="77777777" w:rsidTr="005A5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403D5159" w14:textId="77777777" w:rsidR="00FF4C3F" w:rsidRPr="005B6CF4" w:rsidRDefault="00FF4C3F" w:rsidP="005A5EA5">
            <w:pPr>
              <w:pStyle w:val="oancuaDanhsach"/>
              <w:spacing w:line="240" w:lineRule="auto"/>
              <w:ind w:left="153"/>
              <w:jc w:val="center"/>
              <w:rPr>
                <w:sz w:val="24"/>
              </w:rPr>
            </w:pPr>
            <w:r w:rsidRPr="005234B8">
              <w:t>Tên</w:t>
            </w:r>
          </w:p>
        </w:tc>
        <w:tc>
          <w:tcPr>
            <w:tcW w:w="1765" w:type="dxa"/>
            <w:vAlign w:val="center"/>
          </w:tcPr>
          <w:p w14:paraId="0B66A2A5" w14:textId="77777777" w:rsidR="00FF4C3F" w:rsidRPr="005B6CF4" w:rsidRDefault="00FF4C3F" w:rsidP="005A5EA5">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7B7A4936" w14:textId="77777777" w:rsidR="00FF4C3F" w:rsidRPr="005B6CF4" w:rsidRDefault="00FF4C3F" w:rsidP="005A5EA5">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FF4C3F" w:rsidRPr="005B6CF4" w14:paraId="7FEB8D4B" w14:textId="77777777" w:rsidTr="005A5EA5">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5FF8C69" w14:textId="3CEFEFB5" w:rsidR="00FF4C3F" w:rsidRPr="00D8418B" w:rsidRDefault="00FF4C3F" w:rsidP="00FF4C3F">
            <w:pPr>
              <w:spacing w:line="240" w:lineRule="auto"/>
              <w:jc w:val="left"/>
              <w:rPr>
                <w:b w:val="0"/>
                <w:sz w:val="24"/>
              </w:rPr>
            </w:pPr>
            <w:r w:rsidRPr="00D8418B">
              <w:rPr>
                <w:b w:val="0"/>
                <w:sz w:val="24"/>
              </w:rPr>
              <w:t>id</w:t>
            </w:r>
          </w:p>
        </w:tc>
        <w:tc>
          <w:tcPr>
            <w:tcW w:w="1765" w:type="dxa"/>
          </w:tcPr>
          <w:p w14:paraId="77BA7D4B" w14:textId="34BF7187"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4865AEB1" w14:textId="70071FD7"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đơn hàng</w:t>
            </w:r>
          </w:p>
        </w:tc>
      </w:tr>
      <w:tr w:rsidR="00FF4C3F" w:rsidRPr="005B6CF4" w14:paraId="016F188D" w14:textId="77777777" w:rsidTr="005A5EA5">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A988404" w14:textId="04FAC95F" w:rsidR="00FF4C3F" w:rsidRPr="00D8418B" w:rsidRDefault="00FF4C3F" w:rsidP="00FF4C3F">
            <w:pPr>
              <w:spacing w:line="240" w:lineRule="auto"/>
              <w:jc w:val="left"/>
              <w:rPr>
                <w:b w:val="0"/>
                <w:sz w:val="24"/>
              </w:rPr>
            </w:pPr>
            <w:r w:rsidRPr="00D8418B">
              <w:rPr>
                <w:b w:val="0"/>
                <w:sz w:val="24"/>
              </w:rPr>
              <w:t>driver_id</w:t>
            </w:r>
          </w:p>
        </w:tc>
        <w:tc>
          <w:tcPr>
            <w:tcW w:w="1765" w:type="dxa"/>
          </w:tcPr>
          <w:p w14:paraId="180D340B" w14:textId="77A8D7C3"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nchar</w:t>
            </w:r>
          </w:p>
        </w:tc>
        <w:tc>
          <w:tcPr>
            <w:tcW w:w="4247" w:type="dxa"/>
          </w:tcPr>
          <w:p w14:paraId="4D925260" w14:textId="419716C6"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Mã tài xế</w:t>
            </w:r>
          </w:p>
        </w:tc>
      </w:tr>
      <w:tr w:rsidR="00FF4C3F" w:rsidRPr="005B6CF4" w14:paraId="7D4DE111" w14:textId="77777777" w:rsidTr="005A5EA5">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1E0D8D60" w14:textId="3F278381" w:rsidR="00FF4C3F" w:rsidRPr="00D8418B" w:rsidRDefault="00FF4C3F" w:rsidP="00FF4C3F">
            <w:pPr>
              <w:spacing w:line="240" w:lineRule="auto"/>
              <w:jc w:val="left"/>
              <w:rPr>
                <w:b w:val="0"/>
                <w:bCs w:val="0"/>
                <w:sz w:val="24"/>
              </w:rPr>
            </w:pPr>
            <w:r w:rsidRPr="00D8418B">
              <w:rPr>
                <w:b w:val="0"/>
                <w:sz w:val="24"/>
              </w:rPr>
              <w:t>customer_id</w:t>
            </w:r>
          </w:p>
        </w:tc>
        <w:tc>
          <w:tcPr>
            <w:tcW w:w="1765" w:type="dxa"/>
          </w:tcPr>
          <w:p w14:paraId="08F55F8A" w14:textId="3BD3B747" w:rsidR="00FF4C3F" w:rsidRPr="00FF4C3F" w:rsidRDefault="00FF4C3F" w:rsidP="00FF4C3F">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 xml:space="preserve">nchar </w:t>
            </w:r>
          </w:p>
        </w:tc>
        <w:tc>
          <w:tcPr>
            <w:tcW w:w="4247" w:type="dxa"/>
          </w:tcPr>
          <w:p w14:paraId="485EF0EF" w14:textId="3FA54F9E"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Mã khách hàng</w:t>
            </w:r>
          </w:p>
        </w:tc>
      </w:tr>
      <w:tr w:rsidR="00FF4C3F" w:rsidRPr="005B6CF4" w14:paraId="2F092392" w14:textId="77777777" w:rsidTr="005A5EA5">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FC04269" w14:textId="59DED82F" w:rsidR="00FF4C3F" w:rsidRPr="00D8418B" w:rsidRDefault="00FF4C3F" w:rsidP="00FF4C3F">
            <w:pPr>
              <w:spacing w:line="240" w:lineRule="auto"/>
              <w:jc w:val="left"/>
              <w:rPr>
                <w:b w:val="0"/>
                <w:sz w:val="24"/>
                <w:lang w:val="vi-VN"/>
              </w:rPr>
            </w:pPr>
            <w:r w:rsidRPr="00D8418B">
              <w:rPr>
                <w:b w:val="0"/>
                <w:sz w:val="24"/>
              </w:rPr>
              <w:t>pickup_time</w:t>
            </w:r>
          </w:p>
        </w:tc>
        <w:tc>
          <w:tcPr>
            <w:tcW w:w="1765" w:type="dxa"/>
          </w:tcPr>
          <w:p w14:paraId="7DC08C15" w14:textId="22A2EF54" w:rsidR="00FF4C3F" w:rsidRPr="00FF4C3F" w:rsidRDefault="00FF4C3F" w:rsidP="00FF4C3F">
            <w:pPr>
              <w:pStyle w:val="oancuaDanhsach"/>
              <w:spacing w:line="240" w:lineRule="auto"/>
              <w:ind w:left="83"/>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date</w:t>
            </w:r>
          </w:p>
        </w:tc>
        <w:tc>
          <w:tcPr>
            <w:tcW w:w="4247" w:type="dxa"/>
          </w:tcPr>
          <w:p w14:paraId="5ECB0EF1" w14:textId="049E4B29"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Thời gian nhận</w:t>
            </w:r>
          </w:p>
        </w:tc>
      </w:tr>
      <w:tr w:rsidR="00FF4C3F" w:rsidRPr="005B6CF4" w14:paraId="1536447A" w14:textId="77777777" w:rsidTr="005A5EA5">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2C826E4" w14:textId="1B772896" w:rsidR="00FF4C3F" w:rsidRPr="00D8418B" w:rsidRDefault="00FF4C3F" w:rsidP="00FF4C3F">
            <w:pPr>
              <w:spacing w:line="240" w:lineRule="auto"/>
              <w:jc w:val="left"/>
              <w:rPr>
                <w:b w:val="0"/>
                <w:bCs w:val="0"/>
                <w:sz w:val="24"/>
                <w:lang w:val="vi-VN"/>
              </w:rPr>
            </w:pPr>
            <w:r w:rsidRPr="00D8418B">
              <w:rPr>
                <w:b w:val="0"/>
                <w:sz w:val="24"/>
              </w:rPr>
              <w:t>vehicle_id</w:t>
            </w:r>
          </w:p>
        </w:tc>
        <w:tc>
          <w:tcPr>
            <w:tcW w:w="1765" w:type="dxa"/>
          </w:tcPr>
          <w:p w14:paraId="1388C4BC" w14:textId="1497B069" w:rsidR="00FF4C3F" w:rsidRPr="00FF4C3F" w:rsidRDefault="00FF4C3F" w:rsidP="00FF4C3F">
            <w:pPr>
              <w:pStyle w:val="oancuaDanhsach"/>
              <w:spacing w:line="240" w:lineRule="auto"/>
              <w:ind w:left="83"/>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ncahr</w:t>
            </w:r>
          </w:p>
        </w:tc>
        <w:tc>
          <w:tcPr>
            <w:tcW w:w="4247" w:type="dxa"/>
          </w:tcPr>
          <w:p w14:paraId="00F013DA" w14:textId="25CDFEFF"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FF4C3F">
              <w:rPr>
                <w:sz w:val="24"/>
              </w:rPr>
              <w:t>Mã phương tiện</w:t>
            </w:r>
          </w:p>
        </w:tc>
      </w:tr>
      <w:tr w:rsidR="00FF4C3F" w:rsidRPr="005B6CF4" w14:paraId="2857DC5F" w14:textId="77777777" w:rsidTr="005A5EA5">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DEDAB3A" w14:textId="51663082" w:rsidR="00FF4C3F" w:rsidRPr="00D8418B" w:rsidRDefault="00FF4C3F" w:rsidP="00FF4C3F">
            <w:pPr>
              <w:spacing w:line="240" w:lineRule="auto"/>
              <w:jc w:val="left"/>
              <w:rPr>
                <w:b w:val="0"/>
                <w:sz w:val="24"/>
              </w:rPr>
            </w:pPr>
            <w:r w:rsidRPr="00D8418B">
              <w:rPr>
                <w:b w:val="0"/>
                <w:sz w:val="24"/>
              </w:rPr>
              <w:t>driver_rating</w:t>
            </w:r>
          </w:p>
        </w:tc>
        <w:tc>
          <w:tcPr>
            <w:tcW w:w="1765" w:type="dxa"/>
          </w:tcPr>
          <w:p w14:paraId="01CEAA2D" w14:textId="6CB3535F"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int</w:t>
            </w:r>
          </w:p>
        </w:tc>
        <w:tc>
          <w:tcPr>
            <w:tcW w:w="4247" w:type="dxa"/>
          </w:tcPr>
          <w:p w14:paraId="706330E6" w14:textId="279565FD"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FF4C3F">
              <w:rPr>
                <w:sz w:val="24"/>
              </w:rPr>
              <w:t>Đánh giá tài xế</w:t>
            </w:r>
          </w:p>
        </w:tc>
      </w:tr>
      <w:tr w:rsidR="00FF4C3F" w:rsidRPr="005B6CF4" w14:paraId="7C9BE03D" w14:textId="77777777" w:rsidTr="005A5EA5">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DADF9CF" w14:textId="3BDD8FCD" w:rsidR="00FF4C3F" w:rsidRPr="00D8418B" w:rsidRDefault="00FF4C3F" w:rsidP="00FF4C3F">
            <w:pPr>
              <w:spacing w:line="240" w:lineRule="auto"/>
              <w:jc w:val="left"/>
              <w:rPr>
                <w:b w:val="0"/>
                <w:sz w:val="24"/>
              </w:rPr>
            </w:pPr>
            <w:r w:rsidRPr="00D8418B">
              <w:rPr>
                <w:b w:val="0"/>
                <w:sz w:val="24"/>
              </w:rPr>
              <w:t>customer_rating</w:t>
            </w:r>
          </w:p>
        </w:tc>
        <w:tc>
          <w:tcPr>
            <w:tcW w:w="1765" w:type="dxa"/>
          </w:tcPr>
          <w:p w14:paraId="2655571D" w14:textId="3338A13B"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int</w:t>
            </w:r>
          </w:p>
        </w:tc>
        <w:tc>
          <w:tcPr>
            <w:tcW w:w="4247" w:type="dxa"/>
          </w:tcPr>
          <w:p w14:paraId="32FBB001" w14:textId="4E7B31A5" w:rsidR="00FF4C3F" w:rsidRPr="00FF4C3F" w:rsidRDefault="00FF4C3F"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FF4C3F">
              <w:rPr>
                <w:sz w:val="24"/>
              </w:rPr>
              <w:t>Đánh giá khách hàng</w:t>
            </w:r>
          </w:p>
        </w:tc>
      </w:tr>
      <w:tr w:rsidR="00FF4C3F" w:rsidRPr="001F0FDE" w14:paraId="043BA474" w14:textId="77777777" w:rsidTr="005A5EA5">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2F6881D" w14:textId="2EE26F4D" w:rsidR="00FF4C3F" w:rsidRPr="00D8418B" w:rsidRDefault="00FF4C3F" w:rsidP="00FF4C3F">
            <w:pPr>
              <w:spacing w:line="240" w:lineRule="auto"/>
              <w:jc w:val="left"/>
              <w:rPr>
                <w:b w:val="0"/>
                <w:bCs w:val="0"/>
                <w:sz w:val="24"/>
                <w:lang w:val="vi-VN"/>
              </w:rPr>
            </w:pPr>
            <w:r w:rsidRPr="00D8418B">
              <w:rPr>
                <w:b w:val="0"/>
                <w:sz w:val="24"/>
              </w:rPr>
              <w:t>money_sum</w:t>
            </w:r>
          </w:p>
        </w:tc>
        <w:tc>
          <w:tcPr>
            <w:tcW w:w="1765" w:type="dxa"/>
          </w:tcPr>
          <w:p w14:paraId="46D06F11" w14:textId="5BCCD9E2"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money</w:t>
            </w:r>
          </w:p>
        </w:tc>
        <w:tc>
          <w:tcPr>
            <w:tcW w:w="4247" w:type="dxa"/>
          </w:tcPr>
          <w:p w14:paraId="4541B14D" w14:textId="23F10D9C" w:rsidR="00FF4C3F" w:rsidRPr="00FF4C3F" w:rsidRDefault="00FF4C3F"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FF4C3F">
              <w:rPr>
                <w:sz w:val="24"/>
              </w:rPr>
              <w:t>Tổng chi phí phát sinh</w:t>
            </w:r>
          </w:p>
        </w:tc>
      </w:tr>
      <w:tr w:rsidR="00D8418B" w:rsidRPr="001F0FDE" w14:paraId="4B994931" w14:textId="77777777" w:rsidTr="005A5EA5">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93D4FAD" w14:textId="7ACA3E08" w:rsidR="00D8418B" w:rsidRPr="00D8418B" w:rsidRDefault="00D8418B" w:rsidP="00FF4C3F">
            <w:pPr>
              <w:spacing w:line="240" w:lineRule="auto"/>
              <w:jc w:val="left"/>
              <w:rPr>
                <w:b w:val="0"/>
                <w:sz w:val="24"/>
                <w:lang w:val="vi-VN"/>
              </w:rPr>
            </w:pPr>
            <w:r>
              <w:rPr>
                <w:b w:val="0"/>
                <w:sz w:val="24"/>
                <w:lang w:val="vi-VN"/>
              </w:rPr>
              <w:t>distance_count</w:t>
            </w:r>
          </w:p>
        </w:tc>
        <w:tc>
          <w:tcPr>
            <w:tcW w:w="1765" w:type="dxa"/>
          </w:tcPr>
          <w:p w14:paraId="202683E1" w14:textId="24847609" w:rsidR="00D8418B" w:rsidRPr="00D8418B" w:rsidRDefault="00D8418B"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Pr>
                <w:sz w:val="24"/>
                <w:lang w:val="vi-VN"/>
              </w:rPr>
              <w:t>float</w:t>
            </w:r>
          </w:p>
        </w:tc>
        <w:tc>
          <w:tcPr>
            <w:tcW w:w="4247" w:type="dxa"/>
          </w:tcPr>
          <w:p w14:paraId="009E1506" w14:textId="4E13A121" w:rsidR="00D8418B" w:rsidRPr="00D8418B" w:rsidRDefault="00D8418B" w:rsidP="00FF4C3F">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Pr>
                <w:sz w:val="24"/>
                <w:lang w:val="vi-VN"/>
              </w:rPr>
              <w:t>Tổng quãng đường</w:t>
            </w:r>
          </w:p>
        </w:tc>
      </w:tr>
      <w:tr w:rsidR="00D8418B" w:rsidRPr="001F0FDE" w14:paraId="6B5EE472" w14:textId="77777777" w:rsidTr="005A5EA5">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7BB0F86D" w14:textId="0D1A1C3C" w:rsidR="00D8418B" w:rsidRPr="00CA7F8C" w:rsidRDefault="00CA7F8C" w:rsidP="00FF4C3F">
            <w:pPr>
              <w:spacing w:line="240" w:lineRule="auto"/>
              <w:jc w:val="left"/>
              <w:rPr>
                <w:b w:val="0"/>
                <w:sz w:val="24"/>
                <w:lang w:val="vi-VN"/>
              </w:rPr>
            </w:pPr>
            <w:r>
              <w:rPr>
                <w:b w:val="0"/>
                <w:sz w:val="24"/>
                <w:lang w:val="vi-VN"/>
              </w:rPr>
              <w:t>status</w:t>
            </w:r>
          </w:p>
        </w:tc>
        <w:tc>
          <w:tcPr>
            <w:tcW w:w="1765" w:type="dxa"/>
          </w:tcPr>
          <w:p w14:paraId="4F3767CE" w14:textId="2000E8EE" w:rsidR="00D8418B" w:rsidRPr="00CA7F8C" w:rsidRDefault="00CA7F8C"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Pr>
                <w:sz w:val="24"/>
                <w:lang w:val="vi-VN"/>
              </w:rPr>
              <w:t>nchar</w:t>
            </w:r>
          </w:p>
        </w:tc>
        <w:tc>
          <w:tcPr>
            <w:tcW w:w="4247" w:type="dxa"/>
          </w:tcPr>
          <w:p w14:paraId="1B962D91" w14:textId="541AE9A5" w:rsidR="00D8418B" w:rsidRPr="00CA7F8C" w:rsidRDefault="00CA7F8C" w:rsidP="00FF4C3F">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Pr>
                <w:sz w:val="24"/>
                <w:lang w:val="vi-VN"/>
              </w:rPr>
              <w:t>Trạng thái của hành trình</w:t>
            </w:r>
          </w:p>
        </w:tc>
      </w:tr>
    </w:tbl>
    <w:p w14:paraId="1877FCE4" w14:textId="4880508B" w:rsidR="00EA29CA" w:rsidRDefault="00EA29CA" w:rsidP="00EA29CA">
      <w:pPr>
        <w:pStyle w:val="oancuaDanhsach"/>
        <w:numPr>
          <w:ilvl w:val="0"/>
          <w:numId w:val="27"/>
        </w:numPr>
        <w:rPr>
          <w:lang w:val="vi-VN"/>
        </w:rPr>
      </w:pPr>
      <w:r>
        <w:rPr>
          <w:lang w:val="vi-VN"/>
        </w:rPr>
        <w:t xml:space="preserve">Lớp </w:t>
      </w:r>
      <w:r>
        <w:rPr>
          <w:lang w:val="vi-VN"/>
        </w:rPr>
        <w:t>Wallet</w:t>
      </w:r>
      <w:r>
        <w:rPr>
          <w:lang w:val="vi-VN"/>
        </w:rPr>
        <w:t>: lớp này mô tả</w:t>
      </w:r>
      <w:r w:rsidRPr="00FD60CC">
        <w:rPr>
          <w:lang w:val="vi-VN"/>
        </w:rPr>
        <w:t xml:space="preserve"> </w:t>
      </w:r>
      <w:r>
        <w:rPr>
          <w:lang w:val="vi-VN"/>
        </w:rPr>
        <w:t>thông tin ví của khách hàng</w:t>
      </w:r>
    </w:p>
    <w:tbl>
      <w:tblPr>
        <w:tblStyle w:val="BangThun1"/>
        <w:tblW w:w="0" w:type="auto"/>
        <w:tblInd w:w="625" w:type="dxa"/>
        <w:tblLook w:val="04A0" w:firstRow="1" w:lastRow="0" w:firstColumn="1" w:lastColumn="0" w:noHBand="0" w:noVBand="1"/>
      </w:tblPr>
      <w:tblGrid>
        <w:gridCol w:w="2108"/>
        <w:gridCol w:w="1765"/>
        <w:gridCol w:w="4247"/>
        <w:gridCol w:w="26"/>
      </w:tblGrid>
      <w:tr w:rsidR="00EA29CA" w:rsidRPr="005B6CF4" w14:paraId="424B1766" w14:textId="77777777" w:rsidTr="005A5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0F6AE3A2" w14:textId="77777777" w:rsidR="00EA29CA" w:rsidRPr="005B6CF4" w:rsidRDefault="00EA29CA" w:rsidP="005A5EA5">
            <w:pPr>
              <w:pStyle w:val="oancuaDanhsach"/>
              <w:spacing w:line="240" w:lineRule="auto"/>
              <w:ind w:left="153"/>
              <w:jc w:val="center"/>
              <w:rPr>
                <w:sz w:val="24"/>
              </w:rPr>
            </w:pPr>
            <w:r w:rsidRPr="005234B8">
              <w:t>Tên</w:t>
            </w:r>
          </w:p>
        </w:tc>
        <w:tc>
          <w:tcPr>
            <w:tcW w:w="1765" w:type="dxa"/>
            <w:vAlign w:val="center"/>
          </w:tcPr>
          <w:p w14:paraId="12AB84D0" w14:textId="77777777" w:rsidR="00EA29CA" w:rsidRPr="005B6CF4" w:rsidRDefault="00EA29CA" w:rsidP="005A5EA5">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5912D390" w14:textId="77777777" w:rsidR="00EA29CA" w:rsidRPr="005B6CF4" w:rsidRDefault="00EA29CA" w:rsidP="005A5EA5">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EA29CA" w:rsidRPr="005B6CF4" w14:paraId="1C5C819C" w14:textId="77777777" w:rsidTr="005A5EA5">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5CD86F6" w14:textId="68F820CC" w:rsidR="00EA29CA" w:rsidRPr="00EA29CA" w:rsidRDefault="00EA29CA" w:rsidP="00EA29CA">
            <w:pPr>
              <w:spacing w:line="240" w:lineRule="auto"/>
              <w:jc w:val="left"/>
              <w:rPr>
                <w:b w:val="0"/>
                <w:sz w:val="24"/>
              </w:rPr>
            </w:pPr>
            <w:r w:rsidRPr="00EA29CA">
              <w:rPr>
                <w:b w:val="0"/>
              </w:rPr>
              <w:t>id</w:t>
            </w:r>
          </w:p>
        </w:tc>
        <w:tc>
          <w:tcPr>
            <w:tcW w:w="1765" w:type="dxa"/>
          </w:tcPr>
          <w:p w14:paraId="48BF5C37" w14:textId="6C437625"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int</w:t>
            </w:r>
          </w:p>
        </w:tc>
        <w:tc>
          <w:tcPr>
            <w:tcW w:w="4247" w:type="dxa"/>
          </w:tcPr>
          <w:p w14:paraId="70418371" w14:textId="09ADFB4C"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Mã ví</w:t>
            </w:r>
          </w:p>
        </w:tc>
      </w:tr>
      <w:tr w:rsidR="00EA29CA" w:rsidRPr="005B6CF4" w14:paraId="6ADA3816" w14:textId="77777777" w:rsidTr="005A5EA5">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23E50561" w14:textId="5706CCF5" w:rsidR="00EA29CA" w:rsidRPr="00EA29CA" w:rsidRDefault="00EA29CA" w:rsidP="00EA29CA">
            <w:pPr>
              <w:spacing w:line="240" w:lineRule="auto"/>
              <w:jc w:val="left"/>
              <w:rPr>
                <w:b w:val="0"/>
                <w:sz w:val="24"/>
              </w:rPr>
            </w:pPr>
            <w:r w:rsidRPr="00EA29CA">
              <w:rPr>
                <w:b w:val="0"/>
              </w:rPr>
              <w:t>surplus</w:t>
            </w:r>
          </w:p>
        </w:tc>
        <w:tc>
          <w:tcPr>
            <w:tcW w:w="1765" w:type="dxa"/>
          </w:tcPr>
          <w:p w14:paraId="240C2D90" w14:textId="78ECFBC4" w:rsidR="00EA29CA" w:rsidRPr="00EA29CA"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m</w:t>
            </w:r>
            <w:r>
              <w:rPr>
                <w:lang w:val="vi-VN"/>
              </w:rPr>
              <w:t>o</w:t>
            </w:r>
            <w:r w:rsidRPr="00072BB6">
              <w:t>ney</w:t>
            </w:r>
          </w:p>
        </w:tc>
        <w:tc>
          <w:tcPr>
            <w:tcW w:w="4247" w:type="dxa"/>
          </w:tcPr>
          <w:p w14:paraId="023CA031" w14:textId="4B80624F" w:rsidR="00EA29CA" w:rsidRPr="00FF4C3F"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072BB6">
              <w:t>số dư</w:t>
            </w:r>
          </w:p>
        </w:tc>
      </w:tr>
      <w:tr w:rsidR="00EA29CA" w:rsidRPr="005B6CF4" w14:paraId="041C0D33" w14:textId="77777777" w:rsidTr="005A5EA5">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0A69E5A" w14:textId="49A0045E" w:rsidR="00EA29CA" w:rsidRPr="00EA29CA" w:rsidRDefault="00EA29CA" w:rsidP="00EA29CA">
            <w:pPr>
              <w:spacing w:line="240" w:lineRule="auto"/>
              <w:jc w:val="left"/>
              <w:rPr>
                <w:b w:val="0"/>
                <w:bCs w:val="0"/>
                <w:sz w:val="24"/>
              </w:rPr>
            </w:pPr>
            <w:r w:rsidRPr="00EA29CA">
              <w:rPr>
                <w:b w:val="0"/>
              </w:rPr>
              <w:t>debit</w:t>
            </w:r>
          </w:p>
        </w:tc>
        <w:tc>
          <w:tcPr>
            <w:tcW w:w="1765" w:type="dxa"/>
          </w:tcPr>
          <w:p w14:paraId="2315C4EE" w14:textId="5EDF0BAB" w:rsidR="00EA29CA" w:rsidRPr="00EA29CA"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072BB6">
              <w:t>money</w:t>
            </w:r>
          </w:p>
        </w:tc>
        <w:tc>
          <w:tcPr>
            <w:tcW w:w="4247" w:type="dxa"/>
          </w:tcPr>
          <w:p w14:paraId="153096F6" w14:textId="10231035" w:rsidR="00EA29CA" w:rsidRPr="00FF4C3F" w:rsidRDefault="00EA29CA" w:rsidP="00EA29CA">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072BB6">
              <w:t>số nợ</w:t>
            </w:r>
          </w:p>
        </w:tc>
      </w:tr>
      <w:tr w:rsidR="00EA29CA" w:rsidRPr="005B6CF4" w14:paraId="3A62D2ED" w14:textId="77777777" w:rsidTr="005A5EA5">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33308FC" w14:textId="02E19E62" w:rsidR="00EA29CA" w:rsidRPr="00EA29CA" w:rsidRDefault="00EA29CA" w:rsidP="00EA29CA">
            <w:pPr>
              <w:spacing w:line="240" w:lineRule="auto"/>
              <w:jc w:val="left"/>
              <w:rPr>
                <w:b w:val="0"/>
                <w:sz w:val="24"/>
                <w:lang w:val="vi-VN"/>
              </w:rPr>
            </w:pPr>
            <w:r w:rsidRPr="00EA29CA">
              <w:rPr>
                <w:b w:val="0"/>
              </w:rPr>
              <w:t>account_id</w:t>
            </w:r>
          </w:p>
        </w:tc>
        <w:tc>
          <w:tcPr>
            <w:tcW w:w="1765" w:type="dxa"/>
          </w:tcPr>
          <w:p w14:paraId="17EC92E0" w14:textId="39D66915" w:rsidR="00EA29CA" w:rsidRPr="00EA29CA"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 xml:space="preserve">nchar </w:t>
            </w:r>
          </w:p>
        </w:tc>
        <w:tc>
          <w:tcPr>
            <w:tcW w:w="4247" w:type="dxa"/>
          </w:tcPr>
          <w:p w14:paraId="69CB615B" w14:textId="58B1E347" w:rsidR="00EA29CA" w:rsidRPr="00FF4C3F" w:rsidRDefault="00EA29CA" w:rsidP="00EA29CA">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072BB6">
              <w:t>Mã người dùng</w:t>
            </w:r>
          </w:p>
        </w:tc>
      </w:tr>
    </w:tbl>
    <w:p w14:paraId="35C4F489" w14:textId="49706E1B" w:rsidR="00392E87" w:rsidRDefault="00392E87" w:rsidP="00392E87">
      <w:pPr>
        <w:pStyle w:val="oancuaDanhsach"/>
        <w:numPr>
          <w:ilvl w:val="0"/>
          <w:numId w:val="27"/>
        </w:numPr>
        <w:rPr>
          <w:lang w:val="vi-VN"/>
        </w:rPr>
      </w:pPr>
      <w:r>
        <w:rPr>
          <w:lang w:val="vi-VN"/>
        </w:rPr>
        <w:t xml:space="preserve">Lớp </w:t>
      </w:r>
      <w:r>
        <w:rPr>
          <w:lang w:val="vi-VN"/>
        </w:rPr>
        <w:t>Service</w:t>
      </w:r>
      <w:r>
        <w:rPr>
          <w:lang w:val="vi-VN"/>
        </w:rPr>
        <w:t xml:space="preserve">: </w:t>
      </w:r>
      <w:r w:rsidRPr="00392E87">
        <w:rPr>
          <w:lang w:val="vi-VN"/>
        </w:rPr>
        <w:t>Bảng này mô tả các loại dịch vụ riêng mà tài xế cung cấp. Vd: bốc xếp, dỡ hàng lên phương tiện, chi phí đỗ xe, chi phí cầu đường</w:t>
      </w:r>
    </w:p>
    <w:tbl>
      <w:tblPr>
        <w:tblStyle w:val="BangThun1"/>
        <w:tblW w:w="0" w:type="auto"/>
        <w:tblInd w:w="625" w:type="dxa"/>
        <w:tblLook w:val="04A0" w:firstRow="1" w:lastRow="0" w:firstColumn="1" w:lastColumn="0" w:noHBand="0" w:noVBand="1"/>
      </w:tblPr>
      <w:tblGrid>
        <w:gridCol w:w="2108"/>
        <w:gridCol w:w="1765"/>
        <w:gridCol w:w="4247"/>
        <w:gridCol w:w="26"/>
      </w:tblGrid>
      <w:tr w:rsidR="00392E87" w:rsidRPr="005B6CF4" w14:paraId="338ED042" w14:textId="77777777" w:rsidTr="005A5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8" w:type="dxa"/>
            <w:vAlign w:val="center"/>
          </w:tcPr>
          <w:p w14:paraId="3E787254" w14:textId="77777777" w:rsidR="00392E87" w:rsidRPr="005B6CF4" w:rsidRDefault="00392E87" w:rsidP="005A5EA5">
            <w:pPr>
              <w:pStyle w:val="oancuaDanhsach"/>
              <w:spacing w:line="240" w:lineRule="auto"/>
              <w:ind w:left="153"/>
              <w:jc w:val="center"/>
              <w:rPr>
                <w:sz w:val="24"/>
              </w:rPr>
            </w:pPr>
            <w:r w:rsidRPr="005234B8">
              <w:t>Tên</w:t>
            </w:r>
          </w:p>
        </w:tc>
        <w:tc>
          <w:tcPr>
            <w:tcW w:w="1765" w:type="dxa"/>
            <w:vAlign w:val="center"/>
          </w:tcPr>
          <w:p w14:paraId="2DC6D2DD" w14:textId="77777777" w:rsidR="00392E87" w:rsidRPr="005B6CF4" w:rsidRDefault="00392E87" w:rsidP="005A5EA5">
            <w:pPr>
              <w:pStyle w:val="oancuaDanhsach"/>
              <w:spacing w:line="240" w:lineRule="auto"/>
              <w:ind w:left="83"/>
              <w:jc w:val="center"/>
              <w:cnfStyle w:val="100000000000" w:firstRow="1" w:lastRow="0" w:firstColumn="0" w:lastColumn="0" w:oddVBand="0" w:evenVBand="0" w:oddHBand="0" w:evenHBand="0" w:firstRowFirstColumn="0" w:firstRowLastColumn="0" w:lastRowFirstColumn="0" w:lastRowLastColumn="0"/>
              <w:rPr>
                <w:sz w:val="24"/>
              </w:rPr>
            </w:pPr>
            <w:r w:rsidRPr="005234B8">
              <w:t>Kiểu</w:t>
            </w:r>
          </w:p>
        </w:tc>
        <w:tc>
          <w:tcPr>
            <w:tcW w:w="4273" w:type="dxa"/>
            <w:gridSpan w:val="2"/>
            <w:vAlign w:val="center"/>
          </w:tcPr>
          <w:p w14:paraId="3F9433AA" w14:textId="77777777" w:rsidR="00392E87" w:rsidRPr="005B6CF4" w:rsidRDefault="00392E87" w:rsidP="005A5EA5">
            <w:pPr>
              <w:pStyle w:val="oancuaDanhsach"/>
              <w:spacing w:line="240" w:lineRule="auto"/>
              <w:ind w:left="254"/>
              <w:jc w:val="center"/>
              <w:cnfStyle w:val="100000000000" w:firstRow="1" w:lastRow="0" w:firstColumn="0" w:lastColumn="0" w:oddVBand="0" w:evenVBand="0" w:oddHBand="0" w:evenHBand="0" w:firstRowFirstColumn="0" w:firstRowLastColumn="0" w:lastRowFirstColumn="0" w:lastRowLastColumn="0"/>
              <w:rPr>
                <w:sz w:val="24"/>
              </w:rPr>
            </w:pPr>
            <w:r w:rsidRPr="005234B8">
              <w:t>Mô tả</w:t>
            </w:r>
          </w:p>
        </w:tc>
      </w:tr>
      <w:tr w:rsidR="00392E87" w:rsidRPr="005B6CF4" w14:paraId="16D43BD7" w14:textId="77777777" w:rsidTr="005A5EA5">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08D8431B" w14:textId="5EC26565" w:rsidR="00392E87" w:rsidRPr="00392E87" w:rsidRDefault="00392E87" w:rsidP="00392E87">
            <w:pPr>
              <w:spacing w:line="240" w:lineRule="auto"/>
              <w:jc w:val="left"/>
              <w:rPr>
                <w:b w:val="0"/>
                <w:sz w:val="24"/>
              </w:rPr>
            </w:pPr>
            <w:r w:rsidRPr="00392E87">
              <w:rPr>
                <w:b w:val="0"/>
              </w:rPr>
              <w:t>id</w:t>
            </w:r>
          </w:p>
        </w:tc>
        <w:tc>
          <w:tcPr>
            <w:tcW w:w="1765" w:type="dxa"/>
          </w:tcPr>
          <w:p w14:paraId="6B930F17" w14:textId="6316BE5E" w:rsidR="00392E87" w:rsidRPr="00FF4C3F"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150884">
              <w:t>int</w:t>
            </w:r>
          </w:p>
        </w:tc>
        <w:tc>
          <w:tcPr>
            <w:tcW w:w="4247" w:type="dxa"/>
          </w:tcPr>
          <w:p w14:paraId="03B6CC9C" w14:textId="500C14C0" w:rsidR="00392E87" w:rsidRPr="00FF4C3F"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rPr>
            </w:pPr>
            <w:r w:rsidRPr="00150884">
              <w:t>Mã dịch vụ</w:t>
            </w:r>
          </w:p>
        </w:tc>
      </w:tr>
      <w:tr w:rsidR="00392E87" w:rsidRPr="005B6CF4" w14:paraId="54B22549" w14:textId="77777777" w:rsidTr="005A5EA5">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67085F4D" w14:textId="5691EFBC" w:rsidR="00392E87" w:rsidRPr="00392E87" w:rsidRDefault="00392E87" w:rsidP="00392E87">
            <w:pPr>
              <w:spacing w:line="240" w:lineRule="auto"/>
              <w:jc w:val="left"/>
              <w:rPr>
                <w:b w:val="0"/>
                <w:sz w:val="24"/>
              </w:rPr>
            </w:pPr>
            <w:r w:rsidRPr="00392E87">
              <w:rPr>
                <w:b w:val="0"/>
              </w:rPr>
              <w:t>name</w:t>
            </w:r>
          </w:p>
        </w:tc>
        <w:tc>
          <w:tcPr>
            <w:tcW w:w="1765" w:type="dxa"/>
          </w:tcPr>
          <w:p w14:paraId="473CEFA7" w14:textId="17BF5B90" w:rsidR="00392E87" w:rsidRPr="00EA29CA"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nvarchar</w:t>
            </w:r>
          </w:p>
        </w:tc>
        <w:tc>
          <w:tcPr>
            <w:tcW w:w="4247" w:type="dxa"/>
          </w:tcPr>
          <w:p w14:paraId="07C2BBFA" w14:textId="5C93A0B1" w:rsidR="00392E87" w:rsidRPr="00FF4C3F"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rPr>
            </w:pPr>
            <w:r w:rsidRPr="00150884">
              <w:t>Tên dịch vụ</w:t>
            </w:r>
          </w:p>
        </w:tc>
      </w:tr>
      <w:tr w:rsidR="00392E87" w:rsidRPr="00392E87" w14:paraId="01EF24CA" w14:textId="77777777" w:rsidTr="005A5EA5">
        <w:trPr>
          <w:gridAfter w:val="1"/>
          <w:cnfStyle w:val="000000100000" w:firstRow="0" w:lastRow="0" w:firstColumn="0" w:lastColumn="0" w:oddVBand="0" w:evenVBand="0" w:oddHBand="1" w:evenHBand="0" w:firstRowFirstColumn="0" w:firstRowLastColumn="0" w:lastRowFirstColumn="0" w:lastRowLastColumn="0"/>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514D3597" w14:textId="616E8B4B" w:rsidR="00392E87" w:rsidRPr="00392E87" w:rsidRDefault="00392E87" w:rsidP="00392E87">
            <w:pPr>
              <w:spacing w:line="240" w:lineRule="auto"/>
              <w:jc w:val="left"/>
              <w:rPr>
                <w:b w:val="0"/>
                <w:bCs w:val="0"/>
                <w:sz w:val="24"/>
              </w:rPr>
            </w:pPr>
            <w:r w:rsidRPr="00392E87">
              <w:rPr>
                <w:b w:val="0"/>
              </w:rPr>
              <w:t>describe</w:t>
            </w:r>
          </w:p>
        </w:tc>
        <w:tc>
          <w:tcPr>
            <w:tcW w:w="1765" w:type="dxa"/>
          </w:tcPr>
          <w:p w14:paraId="1A0DB40E" w14:textId="5CC9206E" w:rsidR="00392E87" w:rsidRPr="00EA29CA"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150884">
              <w:t>nvarchar</w:t>
            </w:r>
          </w:p>
        </w:tc>
        <w:tc>
          <w:tcPr>
            <w:tcW w:w="4247" w:type="dxa"/>
          </w:tcPr>
          <w:p w14:paraId="1AC13A88" w14:textId="0A84D6E7" w:rsidR="00392E87" w:rsidRPr="00392E87" w:rsidRDefault="00392E87" w:rsidP="00392E87">
            <w:pPr>
              <w:spacing w:line="240" w:lineRule="auto"/>
              <w:jc w:val="left"/>
              <w:cnfStyle w:val="000000100000" w:firstRow="0" w:lastRow="0" w:firstColumn="0" w:lastColumn="0" w:oddVBand="0" w:evenVBand="0" w:oddHBand="1" w:evenHBand="0" w:firstRowFirstColumn="0" w:firstRowLastColumn="0" w:lastRowFirstColumn="0" w:lastRowLastColumn="0"/>
              <w:rPr>
                <w:sz w:val="24"/>
                <w:lang w:val="vi-VN"/>
              </w:rPr>
            </w:pPr>
            <w:r w:rsidRPr="00392E87">
              <w:rPr>
                <w:lang w:val="vi-VN"/>
              </w:rPr>
              <w:t>Mô tả về dịch vụ</w:t>
            </w:r>
          </w:p>
        </w:tc>
      </w:tr>
      <w:tr w:rsidR="00392E87" w:rsidRPr="005B6CF4" w14:paraId="3452E52C" w14:textId="77777777" w:rsidTr="005A5EA5">
        <w:trPr>
          <w:gridAfter w:val="1"/>
          <w:wAfter w:w="26" w:type="dxa"/>
        </w:trPr>
        <w:tc>
          <w:tcPr>
            <w:cnfStyle w:val="001000000000" w:firstRow="0" w:lastRow="0" w:firstColumn="1" w:lastColumn="0" w:oddVBand="0" w:evenVBand="0" w:oddHBand="0" w:evenHBand="0" w:firstRowFirstColumn="0" w:firstRowLastColumn="0" w:lastRowFirstColumn="0" w:lastRowLastColumn="0"/>
            <w:tcW w:w="2108" w:type="dxa"/>
          </w:tcPr>
          <w:p w14:paraId="4E630165" w14:textId="7D40C285" w:rsidR="00392E87" w:rsidRPr="00392E87" w:rsidRDefault="00392E87" w:rsidP="00392E87">
            <w:pPr>
              <w:spacing w:line="240" w:lineRule="auto"/>
              <w:jc w:val="left"/>
              <w:rPr>
                <w:b w:val="0"/>
                <w:sz w:val="24"/>
                <w:lang w:val="vi-VN"/>
              </w:rPr>
            </w:pPr>
            <w:r w:rsidRPr="00392E87">
              <w:rPr>
                <w:b w:val="0"/>
              </w:rPr>
              <w:t>cost</w:t>
            </w:r>
          </w:p>
        </w:tc>
        <w:tc>
          <w:tcPr>
            <w:tcW w:w="1765" w:type="dxa"/>
          </w:tcPr>
          <w:p w14:paraId="47395962" w14:textId="3BE2A611" w:rsidR="00392E87" w:rsidRPr="00EA29CA"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money</w:t>
            </w:r>
          </w:p>
        </w:tc>
        <w:tc>
          <w:tcPr>
            <w:tcW w:w="4247" w:type="dxa"/>
          </w:tcPr>
          <w:p w14:paraId="7E26DF56" w14:textId="6CD2E90B" w:rsidR="00392E87" w:rsidRPr="00FF4C3F" w:rsidRDefault="00392E87" w:rsidP="00392E87">
            <w:pPr>
              <w:spacing w:line="240" w:lineRule="auto"/>
              <w:jc w:val="left"/>
              <w:cnfStyle w:val="000000000000" w:firstRow="0" w:lastRow="0" w:firstColumn="0" w:lastColumn="0" w:oddVBand="0" w:evenVBand="0" w:oddHBand="0" w:evenHBand="0" w:firstRowFirstColumn="0" w:firstRowLastColumn="0" w:lastRowFirstColumn="0" w:lastRowLastColumn="0"/>
              <w:rPr>
                <w:sz w:val="24"/>
                <w:lang w:val="vi-VN"/>
              </w:rPr>
            </w:pPr>
            <w:r w:rsidRPr="00150884">
              <w:t>Giá dịch vụ</w:t>
            </w:r>
          </w:p>
        </w:tc>
      </w:tr>
    </w:tbl>
    <w:p w14:paraId="793CEF0D" w14:textId="77777777" w:rsidR="00392E87" w:rsidRDefault="00392E87" w:rsidP="00392E87">
      <w:pPr>
        <w:pStyle w:val="oancuaDanhsach"/>
        <w:rPr>
          <w:lang w:val="vi-VN"/>
        </w:rPr>
      </w:pPr>
    </w:p>
    <w:p w14:paraId="7D9EC3F4" w14:textId="77777777" w:rsidR="00EA29CA" w:rsidRDefault="00EA29CA" w:rsidP="00EA29CA">
      <w:pPr>
        <w:pStyle w:val="oancuaDanhsach"/>
        <w:rPr>
          <w:lang w:val="vi-VN"/>
        </w:rPr>
      </w:pPr>
    </w:p>
    <w:p w14:paraId="41F23BEA" w14:textId="77777777" w:rsidR="00345337" w:rsidRPr="001F0FDE" w:rsidRDefault="00345337" w:rsidP="00345337">
      <w:pPr>
        <w:pStyle w:val="oancuaDanhsach"/>
        <w:rPr>
          <w:lang w:val="vi-VN"/>
        </w:rPr>
      </w:pPr>
    </w:p>
    <w:p w14:paraId="70523EFA" w14:textId="154B251C" w:rsidR="00C212E8" w:rsidRPr="009D0C44" w:rsidRDefault="00C212E8" w:rsidP="009D0C44">
      <w:pPr>
        <w:rPr>
          <w:ins w:id="87" w:author="Nguyễn Trọng Giáp" w:date="2017-12-20T08:25:00Z"/>
          <w:lang w:val="vi-VN"/>
        </w:rPr>
      </w:pPr>
    </w:p>
    <w:p w14:paraId="745ED43F" w14:textId="77777777" w:rsidR="00E562BD" w:rsidRPr="00E562BD" w:rsidRDefault="00E562BD" w:rsidP="00E562BD">
      <w:pPr>
        <w:rPr>
          <w:lang w:val="vi-VN"/>
        </w:rPr>
      </w:pPr>
    </w:p>
    <w:p w14:paraId="79C71CEA" w14:textId="24F10744" w:rsidR="00833BBB" w:rsidRDefault="00833BBB" w:rsidP="00833BBB">
      <w:pPr>
        <w:pStyle w:val="u2"/>
      </w:pPr>
      <w:bookmarkStart w:id="88" w:name="_Toc510882213"/>
      <w:bookmarkStart w:id="89" w:name="_Toc512713205"/>
      <w:r>
        <w:lastRenderedPageBreak/>
        <w:t>Xây dựng ứng dụng</w:t>
      </w:r>
      <w:bookmarkEnd w:id="88"/>
      <w:bookmarkEnd w:id="89"/>
    </w:p>
    <w:p w14:paraId="4DB08E93" w14:textId="31A80F05" w:rsidR="00396901" w:rsidRPr="00396901" w:rsidRDefault="00916F82" w:rsidP="00916F82">
      <w:pPr>
        <w:pStyle w:val="u3"/>
      </w:pPr>
      <w:bookmarkStart w:id="90" w:name="_Toc512713206"/>
      <w:r>
        <w:t>Thư viện và công cụ sử dụng</w:t>
      </w:r>
      <w:bookmarkEnd w:id="90"/>
    </w:p>
    <w:p w14:paraId="66AD2CA7" w14:textId="77AB2A0C"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880FFD" w:rsidRPr="00880FFD">
        <w:t xml:space="preserve">Bảng </w:t>
      </w:r>
      <w:r w:rsidR="00880FFD" w:rsidRPr="00880FFD">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7CD5BA7F" w:rsidR="00782882" w:rsidRDefault="00782882" w:rsidP="00782882">
      <w:pPr>
        <w:pStyle w:val="Chuthich"/>
        <w:keepNext/>
      </w:pPr>
      <w:bookmarkStart w:id="91" w:name="_Ref510867076"/>
      <w:bookmarkStart w:id="92" w:name="_Toc512675506"/>
      <w:r w:rsidRPr="00782882">
        <w:rPr>
          <w:b/>
        </w:rPr>
        <w:t xml:space="preserve">Bảng </w:t>
      </w:r>
      <w:r w:rsidRPr="00782882">
        <w:rPr>
          <w:b/>
        </w:rPr>
        <w:fldChar w:fldCharType="begin"/>
      </w:r>
      <w:r w:rsidRPr="00782882">
        <w:rPr>
          <w:b/>
        </w:rPr>
        <w:instrText xml:space="preserve"> SEQ Bảng \* ARABIC </w:instrText>
      </w:r>
      <w:r w:rsidRPr="00782882">
        <w:rPr>
          <w:b/>
        </w:rPr>
        <w:fldChar w:fldCharType="separate"/>
      </w:r>
      <w:r w:rsidR="00880FFD">
        <w:rPr>
          <w:b/>
          <w:noProof/>
        </w:rPr>
        <w:t>1</w:t>
      </w:r>
      <w:r w:rsidRPr="00782882">
        <w:rPr>
          <w:b/>
        </w:rPr>
        <w:fldChar w:fldCharType="end"/>
      </w:r>
      <w:bookmarkEnd w:id="91"/>
      <w:r>
        <w:t xml:space="preserve"> Danh sách thư viện và công cụ sử dụng</w:t>
      </w:r>
      <w:bookmarkEnd w:id="92"/>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2"/>
        <w:gridCol w:w="3400"/>
      </w:tblGrid>
      <w:tr w:rsidR="005A5649" w14:paraId="6EA0A379" w14:textId="77777777" w:rsidTr="005A5649">
        <w:tc>
          <w:tcPr>
            <w:tcW w:w="2444" w:type="dxa"/>
            <w:tcBorders>
              <w:bottom w:val="single" w:sz="4" w:space="0" w:color="7F7F7F"/>
            </w:tcBorders>
            <w:shd w:val="clear" w:color="auto" w:fill="auto"/>
          </w:tcPr>
          <w:p w14:paraId="6400689A" w14:textId="77777777" w:rsidR="00782882" w:rsidRPr="005A5649" w:rsidRDefault="00782882" w:rsidP="005A5649">
            <w:pPr>
              <w:spacing w:line="240" w:lineRule="auto"/>
              <w:rPr>
                <w:b/>
                <w:bCs/>
                <w:sz w:val="24"/>
              </w:rPr>
            </w:pPr>
            <w:r w:rsidRPr="005A5649">
              <w:rPr>
                <w:b/>
                <w:bCs/>
                <w:sz w:val="24"/>
              </w:rPr>
              <w:t>Mục đích</w:t>
            </w:r>
          </w:p>
        </w:tc>
        <w:tc>
          <w:tcPr>
            <w:tcW w:w="2835" w:type="dxa"/>
            <w:tcBorders>
              <w:bottom w:val="single" w:sz="4" w:space="0" w:color="7F7F7F"/>
            </w:tcBorders>
            <w:shd w:val="clear" w:color="auto" w:fill="auto"/>
          </w:tcPr>
          <w:p w14:paraId="7EB9C72A" w14:textId="77777777" w:rsidR="00782882" w:rsidRPr="005A5649" w:rsidRDefault="00782882" w:rsidP="005A5649">
            <w:pPr>
              <w:spacing w:line="240" w:lineRule="auto"/>
              <w:rPr>
                <w:b/>
                <w:bCs/>
                <w:sz w:val="24"/>
              </w:rPr>
            </w:pPr>
            <w:r w:rsidRPr="005A5649">
              <w:rPr>
                <w:b/>
                <w:bCs/>
                <w:sz w:val="24"/>
              </w:rPr>
              <w:t>Công cụ</w:t>
            </w:r>
          </w:p>
        </w:tc>
        <w:tc>
          <w:tcPr>
            <w:tcW w:w="3402" w:type="dxa"/>
            <w:tcBorders>
              <w:bottom w:val="single" w:sz="4" w:space="0" w:color="7F7F7F"/>
            </w:tcBorders>
            <w:shd w:val="clear" w:color="auto" w:fill="auto"/>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5A5649" w14:paraId="01B2BF3B" w14:textId="77777777" w:rsidTr="005A5649">
        <w:tc>
          <w:tcPr>
            <w:tcW w:w="2444"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sz w:val="24"/>
              </w:rPr>
            </w:pPr>
            <w:r w:rsidRPr="003E1C49">
              <w:rPr>
                <w:bCs/>
                <w:sz w:val="24"/>
              </w:rPr>
              <w:t>IDE lập trình</w:t>
            </w:r>
          </w:p>
        </w:tc>
        <w:tc>
          <w:tcPr>
            <w:tcW w:w="2835" w:type="dxa"/>
            <w:tcBorders>
              <w:top w:val="single" w:sz="4" w:space="0" w:color="7F7F7F"/>
              <w:bottom w:val="single" w:sz="4" w:space="0" w:color="7F7F7F"/>
            </w:tcBorders>
            <w:shd w:val="clear" w:color="auto" w:fill="auto"/>
          </w:tcPr>
          <w:p w14:paraId="22059856" w14:textId="77777777" w:rsidR="00782882" w:rsidRPr="005A5649" w:rsidRDefault="00782882" w:rsidP="005A5649">
            <w:pPr>
              <w:spacing w:line="240" w:lineRule="auto"/>
              <w:rPr>
                <w:sz w:val="24"/>
              </w:rPr>
            </w:pPr>
            <w:r w:rsidRPr="005A5649">
              <w:rPr>
                <w:sz w:val="24"/>
              </w:rPr>
              <w:t>Eclipse Oxygen 64 bit</w:t>
            </w:r>
          </w:p>
        </w:tc>
        <w:tc>
          <w:tcPr>
            <w:tcW w:w="3402" w:type="dxa"/>
            <w:tcBorders>
              <w:top w:val="single" w:sz="4" w:space="0" w:color="7F7F7F"/>
              <w:bottom w:val="single" w:sz="4" w:space="0" w:color="7F7F7F"/>
            </w:tcBorders>
            <w:shd w:val="clear" w:color="auto" w:fill="auto"/>
          </w:tcPr>
          <w:p w14:paraId="4BB1DE87" w14:textId="77777777" w:rsidR="00782882" w:rsidRPr="005A5649" w:rsidRDefault="00782882" w:rsidP="005A5649">
            <w:pPr>
              <w:spacing w:line="240" w:lineRule="auto"/>
              <w:rPr>
                <w:sz w:val="24"/>
              </w:rPr>
            </w:pPr>
            <w:r w:rsidRPr="005A5649">
              <w:rPr>
                <w:sz w:val="24"/>
              </w:rPr>
              <w:t>http://www.eclipse.org/</w:t>
            </w:r>
          </w:p>
        </w:tc>
      </w:tr>
      <w:tr w:rsidR="00FB6BF0" w14:paraId="6D9312FA" w14:textId="77777777" w:rsidTr="005A5649">
        <w:tc>
          <w:tcPr>
            <w:tcW w:w="2444" w:type="dxa"/>
            <w:shd w:val="clear" w:color="auto" w:fill="auto"/>
          </w:tcPr>
          <w:p w14:paraId="415EFA46" w14:textId="723D6D8C" w:rsidR="00FB6BF0" w:rsidRPr="007F0510" w:rsidRDefault="007F0510" w:rsidP="005A5649">
            <w:pPr>
              <w:spacing w:line="240" w:lineRule="auto"/>
              <w:rPr>
                <w:bCs/>
                <w:sz w:val="24"/>
              </w:rPr>
            </w:pPr>
            <w:r w:rsidRPr="007F0510">
              <w:rPr>
                <w:bCs/>
                <w:sz w:val="24"/>
              </w:rPr>
              <w:t>v.v</w:t>
            </w:r>
            <w:r>
              <w:rPr>
                <w:bCs/>
                <w:sz w:val="24"/>
              </w:rPr>
              <w:t>.</w:t>
            </w:r>
          </w:p>
        </w:tc>
        <w:tc>
          <w:tcPr>
            <w:tcW w:w="2835" w:type="dxa"/>
            <w:shd w:val="clear" w:color="auto" w:fill="auto"/>
          </w:tcPr>
          <w:p w14:paraId="73B41FFA" w14:textId="4F4702A6" w:rsidR="00FB6BF0" w:rsidRPr="007F0510" w:rsidRDefault="007F0510" w:rsidP="005A5649">
            <w:pPr>
              <w:spacing w:line="240" w:lineRule="auto"/>
              <w:rPr>
                <w:sz w:val="24"/>
              </w:rPr>
            </w:pPr>
            <w:r w:rsidRPr="007F0510">
              <w:rPr>
                <w:sz w:val="24"/>
              </w:rPr>
              <w:t>v.v</w:t>
            </w:r>
            <w:r>
              <w:rPr>
                <w:sz w:val="24"/>
              </w:rPr>
              <w:t>.</w:t>
            </w:r>
          </w:p>
        </w:tc>
        <w:tc>
          <w:tcPr>
            <w:tcW w:w="3402" w:type="dxa"/>
            <w:shd w:val="clear" w:color="auto" w:fill="auto"/>
          </w:tcPr>
          <w:p w14:paraId="603BB4C7" w14:textId="6B1993C6" w:rsidR="00FB6BF0" w:rsidRPr="005A5649" w:rsidRDefault="007F0510" w:rsidP="005A5649">
            <w:pPr>
              <w:spacing w:line="240" w:lineRule="auto"/>
              <w:rPr>
                <w:sz w:val="24"/>
              </w:rPr>
            </w:pPr>
            <w:r>
              <w:rPr>
                <w:sz w:val="24"/>
              </w:rPr>
              <w:t>v.v.</w:t>
            </w:r>
          </w:p>
        </w:tc>
      </w:tr>
    </w:tbl>
    <w:p w14:paraId="5362B8F7" w14:textId="7A6AADFE" w:rsidR="007F0510" w:rsidRDefault="007F0510" w:rsidP="00587574">
      <w:pPr>
        <w:pStyle w:val="u3"/>
      </w:pPr>
      <w:bookmarkStart w:id="93" w:name="_Toc512713207"/>
      <w:r>
        <w:t>Kết quả đạt được</w:t>
      </w:r>
      <w:bookmarkEnd w:id="93"/>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C5B9A9E"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như phần liệt kê về công cụ</w:t>
      </w:r>
      <w:r w:rsidR="00B4087C">
        <w:t xml:space="preserve"> sử dụng</w:t>
      </w:r>
      <w:r w:rsidR="006E2866">
        <w:t>, sinh viên cũng nên dùng bảng để mô tả</w:t>
      </w:r>
      <w:r w:rsidR="007F37A8">
        <w:t xml:space="preserve"> phần </w:t>
      </w:r>
      <w:r w:rsidR="006B5036">
        <w:t>thống</w:t>
      </w:r>
      <w:r w:rsidR="007F37A8">
        <w:t xml:space="preserve"> kê này</w:t>
      </w:r>
      <w:r w:rsidR="006E2866">
        <w:t>.</w:t>
      </w:r>
    </w:p>
    <w:p w14:paraId="4FABC238" w14:textId="3E5C9D33" w:rsidR="007F0510" w:rsidRDefault="007E07BE" w:rsidP="007F0510">
      <w:pPr>
        <w:pStyle w:val="u3"/>
      </w:pPr>
      <w:bookmarkStart w:id="94" w:name="_Toc512713208"/>
      <w:r>
        <w:t xml:space="preserve">Minh hoạ </w:t>
      </w:r>
      <w:r w:rsidR="00587574">
        <w:t>các</w:t>
      </w:r>
      <w:r>
        <w:t xml:space="preserve"> chức năng chính</w:t>
      </w:r>
      <w:bookmarkEnd w:id="94"/>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u2"/>
      </w:pPr>
      <w:bookmarkStart w:id="95" w:name="_Toc510882214"/>
      <w:bookmarkStart w:id="96" w:name="_Toc512713209"/>
      <w:r>
        <w:lastRenderedPageBreak/>
        <w:t>Kiểm thử</w:t>
      </w:r>
      <w:bookmarkEnd w:id="95"/>
      <w:bookmarkEnd w:id="96"/>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u2"/>
      </w:pPr>
      <w:bookmarkStart w:id="97" w:name="_Toc510882215"/>
      <w:bookmarkStart w:id="98" w:name="_Toc512713210"/>
      <w:r>
        <w:t>Triển khai</w:t>
      </w:r>
      <w:bookmarkEnd w:id="97"/>
      <w:bookmarkEnd w:id="98"/>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AF72F6">
      <w:pPr>
        <w:pStyle w:val="u1"/>
        <w:framePr w:wrap="notBeside"/>
      </w:pPr>
      <w:bookmarkStart w:id="99" w:name="_Toc510882216"/>
      <w:bookmarkStart w:id="100" w:name="_Ref512428104"/>
      <w:bookmarkStart w:id="101" w:name="_Ref512461958"/>
      <w:bookmarkStart w:id="102" w:name="_Ref512461966"/>
      <w:bookmarkStart w:id="103" w:name="_Toc512713211"/>
      <w:r>
        <w:lastRenderedPageBreak/>
        <w:t>Các giải pháp và đóng góp nổi bật</w:t>
      </w:r>
      <w:bookmarkEnd w:id="99"/>
      <w:bookmarkEnd w:id="100"/>
      <w:bookmarkEnd w:id="101"/>
      <w:bookmarkEnd w:id="102"/>
      <w:bookmarkEnd w:id="103"/>
    </w:p>
    <w:p w14:paraId="3CB75CAC" w14:textId="77777777" w:rsidR="00E8333D" w:rsidRDefault="00E8333D" w:rsidP="00E8333D">
      <w:r>
        <w:t xml:space="preserve">Chương này có độ dài tối thiểu </w:t>
      </w:r>
      <w:r w:rsidR="00616F15">
        <w:rPr>
          <w:lang w:val="vi-VN"/>
        </w:rPr>
        <w:t>5</w:t>
      </w:r>
      <w:r w:rsidR="00616F15">
        <w:t xml:space="preserve"> </w:t>
      </w:r>
      <w:r>
        <w:t xml:space="preserve">trang, tối đa không giới hạn. Sinh viên cần trình bày tất cả những nội dung đóng góp mà mình thấy tâm đắc nhất trong suốt quá trình làm ĐATN. Đó có thể là một loạt các vấn đề khó khăn mà sinh viên đã từng bước giải quyết được, là giải thuật </w:t>
      </w:r>
      <w:r w:rsidR="000D54CA">
        <w:t xml:space="preserve">cho một bài toán </w:t>
      </w:r>
      <w:r>
        <w:t xml:space="preserve">cụ thể, </w:t>
      </w:r>
      <w:r w:rsidR="000D54CA">
        <w:t xml:space="preserve">là giải pháp tổng quát cho một lớp bài toán, hoặc là mô hình/kiến trúc </w:t>
      </w:r>
      <w:r w:rsidR="0084116C">
        <w:t>hữu hiệu</w:t>
      </w:r>
      <w:r w:rsidR="000D54CA">
        <w:t xml:space="preserve"> nào đó được sinh viên thiết kế.</w:t>
      </w:r>
    </w:p>
    <w:p w14:paraId="616B020E" w14:textId="30F965EE" w:rsidR="00E8333D" w:rsidRDefault="00E8333D" w:rsidP="00E8333D">
      <w:r>
        <w:t xml:space="preserve">Chương này là </w:t>
      </w:r>
      <w:r w:rsidRPr="00243460">
        <w:rPr>
          <w:b/>
        </w:rPr>
        <w:t>cơ sở quan trọng</w:t>
      </w:r>
      <w:r w:rsidR="002212B1">
        <w:t xml:space="preserve"> để</w:t>
      </w:r>
      <w:r w:rsidR="00260A5C">
        <w:t xml:space="preserve"> các thầy cô</w:t>
      </w:r>
      <w:r w:rsidR="002212B1">
        <w:t xml:space="preserve"> đánh giá sinh viên. V</w:t>
      </w:r>
      <w:r>
        <w:t xml:space="preserve">ì vậy, sinh viên cần </w:t>
      </w:r>
      <w:r w:rsidR="009F770B">
        <w:t xml:space="preserve">phát huy tính sáng tạo, </w:t>
      </w:r>
      <w:r w:rsidR="00260A5C">
        <w:t xml:space="preserve">khả năng </w:t>
      </w:r>
      <w:r w:rsidR="009F770B">
        <w:t xml:space="preserve">phân tích, </w:t>
      </w:r>
      <w:r w:rsidR="00A92968">
        <w:t xml:space="preserve">phản biện, </w:t>
      </w:r>
      <w:r w:rsidR="009F770B">
        <w:t xml:space="preserve">lập luận, tổng quát hóa vấn đề và </w:t>
      </w:r>
      <w:r>
        <w:t xml:space="preserve">tập trung viết </w:t>
      </w:r>
      <w:r w:rsidR="009F770B">
        <w:t>cho thật tốt.</w:t>
      </w:r>
    </w:p>
    <w:p w14:paraId="6AC8177A" w14:textId="6F685FB7" w:rsidR="003729F4" w:rsidRPr="003729F4" w:rsidRDefault="003729F4" w:rsidP="00E8333D">
      <w:pPr>
        <w:rPr>
          <w:lang w:val="vi-VN"/>
        </w:rPr>
      </w:pPr>
      <w:r w:rsidRPr="00230F73">
        <w:rPr>
          <w:lang w:val="vi-VN"/>
        </w:rPr>
        <w:t xml:space="preserve">Mỗi giải pháp hoặc đóng góp của sinh viên cần được trình bày trong một mục độc lập bao gồm ba mục con: (i) </w:t>
      </w:r>
      <w:r w:rsidR="000E2708">
        <w:t>d</w:t>
      </w:r>
      <w:r w:rsidRPr="00230F73">
        <w:rPr>
          <w:lang w:val="vi-VN"/>
        </w:rPr>
        <w:t xml:space="preserve">ẫn dắt/giới thiệu về bài toán/vấn đề, (ii) </w:t>
      </w:r>
      <w:r w:rsidR="000E2708">
        <w:t>g</w:t>
      </w:r>
      <w:r w:rsidRPr="00230F73">
        <w:rPr>
          <w:lang w:val="vi-VN"/>
        </w:rPr>
        <w:t xml:space="preserve">iải pháp, và (iii) </w:t>
      </w:r>
      <w:r w:rsidR="000E2708">
        <w:t>k</w:t>
      </w:r>
      <w:r w:rsidRPr="00230F73">
        <w:rPr>
          <w:lang w:val="vi-VN"/>
        </w:rPr>
        <w:t>ết quả đạt được (nếu có).</w:t>
      </w:r>
    </w:p>
    <w:p w14:paraId="4CFE7506" w14:textId="4C418FD9" w:rsidR="002E1630" w:rsidRPr="00A2369E" w:rsidRDefault="00877DE4" w:rsidP="00E8333D">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w:t>
      </w:r>
      <w:r w:rsidR="00536FFE" w:rsidRPr="00A2369E">
        <w:rPr>
          <w:lang w:val="vi-VN"/>
        </w:rPr>
        <w:t>Những</w:t>
      </w:r>
      <w:r w:rsidRPr="00A2369E">
        <w:rPr>
          <w:lang w:val="vi-VN"/>
        </w:rPr>
        <w:t xml:space="preserve"> nội dung đã trình bày chi tiết trong các chương trước không được trình bày lại trong chương này. V</w:t>
      </w:r>
      <w:r w:rsidR="00600038" w:rsidRPr="00A2369E">
        <w:rPr>
          <w:lang w:val="vi-VN"/>
        </w:rPr>
        <w:t>ì vậy, v</w:t>
      </w:r>
      <w:r w:rsidRPr="00A2369E">
        <w:rPr>
          <w:lang w:val="vi-VN"/>
        </w:rPr>
        <w:t xml:space="preserve">ới nội dung hay, mang tính đóng góp/giải pháp, sinh viên </w:t>
      </w:r>
      <w:r w:rsidR="002E1630" w:rsidRPr="00A2369E">
        <w:rPr>
          <w:lang w:val="vi-VN"/>
        </w:rPr>
        <w:t xml:space="preserve">chỉ </w:t>
      </w:r>
      <w:r w:rsidRPr="00A2369E">
        <w:rPr>
          <w:lang w:val="vi-VN"/>
        </w:rPr>
        <w:t xml:space="preserve">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sidR="00880FFD">
        <w:rPr>
          <w:lang w:val="vi-VN"/>
        </w:rPr>
        <w:t>Chương 5</w:t>
      </w:r>
      <w:r>
        <w:fldChar w:fldCharType="end"/>
      </w:r>
      <w:r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6481035E"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sinh viên có thiết kế được kiến trúc đặc sắc gì đó, là sự kết hợp của </w:t>
      </w:r>
      <w:r w:rsidR="00491EFF" w:rsidRPr="00A2369E">
        <w:rPr>
          <w:lang w:val="vi-VN"/>
        </w:rPr>
        <w:t xml:space="preserve">các </w:t>
      </w:r>
      <w:r w:rsidRPr="00A2369E">
        <w:rPr>
          <w:lang w:val="vi-VN"/>
        </w:rPr>
        <w:t xml:space="preserve">kiến trúc MVC, MVP, SOA, v.v. Khi đó, sinh viên sẽ chỉ mô tả ngắn gọn </w:t>
      </w:r>
      <w:r w:rsidRPr="00A2369E">
        <w:rPr>
          <w:lang w:val="vi-VN"/>
        </w:rPr>
        <w:lastRenderedPageBreak/>
        <w:t xml:space="preserve">kiến trúc đó ở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Mục 5.1</w:t>
      </w:r>
      <w:r w:rsidR="00491EFF" w:rsidRPr="00A2369E">
        <w:rPr>
          <w:lang w:val="vi-VN"/>
        </w:rPr>
        <w:t>”.</w:t>
      </w:r>
      <w:r w:rsidR="006C0A59" w:rsidRPr="00A2369E">
        <w:rPr>
          <w:lang w:val="vi-VN"/>
        </w:rPr>
        <w:t xml:space="preserve"> </w:t>
      </w:r>
    </w:p>
    <w:p w14:paraId="5F3383A9" w14:textId="376FB9A0" w:rsidR="009B4D6C" w:rsidRDefault="009B4D6C" w:rsidP="00AD1BD8">
      <w:pPr>
        <w:pStyle w:val="u1"/>
        <w:framePr w:w="7699" w:wrap="notBeside" w:y="-7"/>
        <w:rPr>
          <w:lang w:val="vi-VN"/>
        </w:rPr>
      </w:pPr>
      <w:bookmarkStart w:id="104" w:name="_Toc510882217"/>
      <w:bookmarkStart w:id="105" w:name="_Toc512713212"/>
      <w:r w:rsidRPr="00230F73">
        <w:rPr>
          <w:lang w:val="vi-VN"/>
        </w:rPr>
        <w:lastRenderedPageBreak/>
        <w:t>Kết luận và hướng phát triển</w:t>
      </w:r>
      <w:bookmarkEnd w:id="104"/>
      <w:bookmarkEnd w:id="105"/>
    </w:p>
    <w:p w14:paraId="5430FEB3" w14:textId="7B32792D" w:rsidR="008A6633" w:rsidRPr="008A6633" w:rsidRDefault="008A6633" w:rsidP="008A6633">
      <w:pPr>
        <w:rPr>
          <w:lang w:val="vi-VN"/>
        </w:rPr>
      </w:pPr>
      <w:r w:rsidRPr="008A6633">
        <w:rPr>
          <w:lang w:val="vi-VN"/>
        </w:rPr>
        <w:t>Trong phần này em sẽ tổng kết lại những gì đồ án đã đạt được, chưa đạt được và hướng phát triển tương lai cho hệ thống.</w:t>
      </w:r>
    </w:p>
    <w:p w14:paraId="564ED730" w14:textId="77777777" w:rsidR="00D6037E" w:rsidRDefault="00D6037E" w:rsidP="00D6037E">
      <w:pPr>
        <w:pStyle w:val="u2"/>
      </w:pPr>
      <w:bookmarkStart w:id="106" w:name="_Toc510882218"/>
      <w:bookmarkStart w:id="107" w:name="_Toc512713213"/>
      <w:r>
        <w:t>Kết luận</w:t>
      </w:r>
      <w:bookmarkEnd w:id="106"/>
      <w:bookmarkEnd w:id="107"/>
    </w:p>
    <w:p w14:paraId="25BB3FAC" w14:textId="5D0D482A" w:rsidR="008A6633" w:rsidRDefault="008A6633" w:rsidP="008A6633">
      <w:pPr>
        <w:rPr>
          <w:lang w:val="vi-VN"/>
        </w:rPr>
      </w:pPr>
      <w:r>
        <w:rPr>
          <w:lang w:val="vi-VN"/>
        </w:rPr>
        <w:t xml:space="preserve">Qua </w:t>
      </w:r>
      <w:r w:rsidR="006D4B34">
        <w:rPr>
          <w:lang w:val="vi-VN"/>
        </w:rPr>
        <w:t>quá trình thực</w:t>
      </w:r>
      <w:r>
        <w:rPr>
          <w:lang w:val="vi-VN"/>
        </w:rPr>
        <w:t xml:space="preserve"> hiện </w:t>
      </w:r>
      <w:r w:rsidR="008721D0">
        <w:rPr>
          <w:lang w:val="vi-VN"/>
        </w:rPr>
        <w:t>ĐATN</w:t>
      </w:r>
      <w:r w:rsidRPr="008A6633">
        <w:rPr>
          <w:lang w:val="vi-VN"/>
        </w:rPr>
        <w:t xml:space="preserve"> </w:t>
      </w:r>
      <w:r>
        <w:rPr>
          <w:lang w:val="vi-VN"/>
        </w:rPr>
        <w:t xml:space="preserve">em </w:t>
      </w:r>
      <w:r w:rsidRPr="008A6633">
        <w:rPr>
          <w:lang w:val="vi-VN"/>
        </w:rPr>
        <w:t>đã thu được các kết quả sau:</w:t>
      </w:r>
    </w:p>
    <w:p w14:paraId="619660A7" w14:textId="3CC5CAE0" w:rsidR="00481A94" w:rsidRPr="00481A94" w:rsidRDefault="00481A94" w:rsidP="00481A94">
      <w:pPr>
        <w:pStyle w:val="oancuaDanhsach"/>
        <w:numPr>
          <w:ilvl w:val="0"/>
          <w:numId w:val="27"/>
        </w:numPr>
        <w:rPr>
          <w:lang w:val="vi-VN"/>
        </w:rPr>
      </w:pPr>
      <w:r>
        <w:rPr>
          <w:lang w:val="vi-VN"/>
        </w:rPr>
        <w:t>Xây dựng thành công ứng dụng Gọi xe chuyển hàng Online với đầy đủ các chức năng cơ bản đã đặt ra, tích hợp vào một số tính năng mới giúp giải quyết các vấn đề còn tồn đọng so với các ứng dụng khác trên thị trường như chức năng phân loại xe, chuyển hàng tiết kiệm, tối ưu hóa đường đi, …</w:t>
      </w:r>
    </w:p>
    <w:p w14:paraId="1B867D08" w14:textId="6216999A" w:rsidR="008A6633" w:rsidRPr="00694C6F" w:rsidRDefault="008A6633" w:rsidP="00694C6F">
      <w:pPr>
        <w:pStyle w:val="oancuaDanhsach"/>
        <w:numPr>
          <w:ilvl w:val="0"/>
          <w:numId w:val="27"/>
        </w:numPr>
        <w:rPr>
          <w:lang w:val="vi-VN"/>
        </w:rPr>
      </w:pPr>
      <w:r w:rsidRPr="00694C6F">
        <w:rPr>
          <w:lang w:val="vi-VN"/>
        </w:rPr>
        <w:t xml:space="preserve">Tìm hiểu và làm chủ được một số công nghệ quan trọng trong việc lập trình ứng dụng cho thiết bị di động hiện nay: </w:t>
      </w:r>
    </w:p>
    <w:p w14:paraId="117763B1" w14:textId="58FBD68D" w:rsidR="008A6633" w:rsidRPr="00694C6F" w:rsidRDefault="008A6633" w:rsidP="00694C6F">
      <w:pPr>
        <w:pStyle w:val="oancuaDanhsach"/>
        <w:numPr>
          <w:ilvl w:val="0"/>
          <w:numId w:val="33"/>
        </w:numPr>
        <w:rPr>
          <w:lang w:val="vi-VN"/>
        </w:rPr>
      </w:pPr>
      <w:r w:rsidRPr="00694C6F">
        <w:rPr>
          <w:lang w:val="vi-VN"/>
        </w:rPr>
        <w:t>Tìm hiểu và nắm được các kiến thức cơ bản về các dịch vụ mà Google cung</w:t>
      </w:r>
      <w:r w:rsidR="0050408D">
        <w:rPr>
          <w:lang w:val="vi-VN"/>
        </w:rPr>
        <w:t xml:space="preserve"> cấp: Google Maps API, Firebase.</w:t>
      </w:r>
    </w:p>
    <w:p w14:paraId="67153F76" w14:textId="07FEB2DE" w:rsidR="008A6633" w:rsidRPr="00694C6F" w:rsidRDefault="008A6633" w:rsidP="00694C6F">
      <w:pPr>
        <w:pStyle w:val="oancuaDanhsach"/>
        <w:numPr>
          <w:ilvl w:val="0"/>
          <w:numId w:val="33"/>
        </w:numPr>
        <w:rPr>
          <w:lang w:val="vi-VN"/>
        </w:rPr>
      </w:pPr>
      <w:r w:rsidRPr="00694C6F">
        <w:rPr>
          <w:lang w:val="vi-VN"/>
        </w:rPr>
        <w:t xml:space="preserve">Nắm được những kiến thức cơ bản về lập trình trên nền tảng Android </w:t>
      </w:r>
    </w:p>
    <w:p w14:paraId="50E79252" w14:textId="31C6A543" w:rsidR="00D54D3A" w:rsidRPr="00694C6F" w:rsidRDefault="008A6633" w:rsidP="00694C6F">
      <w:pPr>
        <w:pStyle w:val="oancuaDanhsach"/>
        <w:numPr>
          <w:ilvl w:val="0"/>
          <w:numId w:val="33"/>
        </w:numPr>
        <w:rPr>
          <w:lang w:val="vi-VN"/>
        </w:rPr>
      </w:pPr>
      <w:r w:rsidRPr="00694C6F">
        <w:rPr>
          <w:lang w:val="vi-VN"/>
        </w:rPr>
        <w:t>Cũng cố kiến thức về phân tích, thiết kế và phát triển phần mềm, hệ thống.</w:t>
      </w:r>
      <w:r w:rsidR="006B6F9D" w:rsidRPr="00694C6F">
        <w:rPr>
          <w:lang w:val="vi-VN"/>
        </w:rPr>
        <w:t>.</w:t>
      </w:r>
    </w:p>
    <w:p w14:paraId="5EE53412" w14:textId="10F93B0B" w:rsidR="00D6037E" w:rsidRDefault="00D6037E" w:rsidP="00D6037E">
      <w:pPr>
        <w:pStyle w:val="u2"/>
      </w:pPr>
      <w:bookmarkStart w:id="108" w:name="_Toc510882219"/>
      <w:bookmarkStart w:id="109" w:name="_Toc512713214"/>
      <w:r>
        <w:t>Hướng phát triển</w:t>
      </w:r>
      <w:bookmarkEnd w:id="108"/>
      <w:bookmarkEnd w:id="109"/>
    </w:p>
    <w:p w14:paraId="1A0B800A" w14:textId="77777777" w:rsidR="00BE19BB" w:rsidRDefault="00BE19BB" w:rsidP="00B20031">
      <w:r>
        <w:t>Trong phần này, s</w:t>
      </w:r>
      <w:r w:rsidR="00B20031">
        <w:t xml:space="preserve">inh viên trình bày định hướng công việc trong tương lai </w:t>
      </w:r>
      <w:r w:rsidR="00964E66">
        <w:t>để hoàn thiện sản phẩm hoặc nghiên cứu của mình</w:t>
      </w:r>
      <w:r>
        <w:t>.</w:t>
      </w:r>
    </w:p>
    <w:p w14:paraId="463BCFE2" w14:textId="77777777" w:rsidR="00B20031" w:rsidRDefault="00964E66" w:rsidP="00B20031">
      <w:r>
        <w:t xml:space="preserve">Trước tiên, sinh viên trình bày </w:t>
      </w:r>
      <w:r w:rsidR="00B20031">
        <w:t xml:space="preserve">các công việc cần thiết để hoàn thiện các chức năng/nhiệm vụ đã làm. Sau đó </w:t>
      </w:r>
      <w:r>
        <w:t xml:space="preserve">sinh </w:t>
      </w:r>
      <w:r w:rsidR="00903B63">
        <w:t>viên phân tích các hướng đi mới</w:t>
      </w:r>
      <w:r>
        <w:t xml:space="preserve"> cho phép</w:t>
      </w:r>
      <w:r w:rsidR="00B20031">
        <w:t xml:space="preserve"> cải thiện và nâng cấp các chức năng/nhiệm vụ đã làm.</w:t>
      </w:r>
    </w:p>
    <w:p w14:paraId="7FA2D92E" w14:textId="77777777" w:rsidR="00F923B3" w:rsidRDefault="00F923B3" w:rsidP="00AF72F6">
      <w:pPr>
        <w:pStyle w:val="u1"/>
        <w:framePr w:wrap="notBeside"/>
        <w:numPr>
          <w:ilvl w:val="0"/>
          <w:numId w:val="0"/>
        </w:numPr>
      </w:pPr>
      <w:bookmarkStart w:id="110" w:name="_Toc510882220"/>
      <w:bookmarkStart w:id="111" w:name="_Toc512713215"/>
      <w:r>
        <w:lastRenderedPageBreak/>
        <w:t>Tài liệu tham khảo</w:t>
      </w:r>
      <w:bookmarkEnd w:id="110"/>
      <w:bookmarkEnd w:id="111"/>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77777777"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795817">
        <w:t>:</w:t>
      </w:r>
    </w:p>
    <w:p w14:paraId="1ADC1BE5" w14:textId="77777777" w:rsidR="00130595" w:rsidRDefault="00130595" w:rsidP="00130595">
      <w:r>
        <w:t xml:space="preserve">* </w:t>
      </w:r>
      <w:r w:rsidRPr="00795817">
        <w:rPr>
          <w:b/>
        </w:rPr>
        <w:t>Bài báo đăng trên tạp chí khoa học</w:t>
      </w:r>
      <w:r>
        <w:t>: Tên tác giả, tên bài báo, tên tạp chí, volume, từ trang đến trang (nếu có), nhà xuất bản, năm xuất bản.</w:t>
      </w:r>
    </w:p>
    <w:p w14:paraId="0926D193" w14:textId="77777777" w:rsidR="00130595" w:rsidRDefault="00130595" w:rsidP="00756F5F">
      <w:pPr>
        <w:pStyle w:val="TLTK"/>
      </w:pPr>
      <w:bookmarkStart w:id="112" w:name="_Ref510859830"/>
      <w:r>
        <w:t>Hovy E</w:t>
      </w:r>
      <w:r w:rsidR="00795817">
        <w:t>. H.</w:t>
      </w:r>
      <w:r>
        <w:t>, Automated Discourse Generation Using Discourse Structure Relations, Artificial Intelligence, Elsevier Science Publishers, 63: 341-385, 1993.</w:t>
      </w:r>
      <w:bookmarkEnd w:id="112"/>
    </w:p>
    <w:p w14:paraId="31429C6A" w14:textId="77777777" w:rsidR="00130595" w:rsidRDefault="00130595" w:rsidP="00130595">
      <w:r>
        <w:t xml:space="preserve">* </w:t>
      </w:r>
      <w:r w:rsidRPr="00795817">
        <w:rPr>
          <w:b/>
        </w:rPr>
        <w:t>Sách</w:t>
      </w:r>
      <w:r>
        <w:t xml:space="preserve">: Tên tác giả, tên sách, volume (nếu có), lần tái bản (nếu có), nhà xuất bản, năm xuất bản. </w:t>
      </w:r>
    </w:p>
    <w:p w14:paraId="63776832" w14:textId="77777777" w:rsidR="00130595" w:rsidRDefault="00130595" w:rsidP="00756F5F">
      <w:pPr>
        <w:pStyle w:val="TLTK"/>
      </w:pPr>
      <w:bookmarkStart w:id="113" w:name="_Ref510859949"/>
      <w:r>
        <w:t>Peterson L. L. and Davie B. S. , Computer Networks: A Systems Approach, 2nd ed., Mogran-Kaufmann, 1999.</w:t>
      </w:r>
      <w:bookmarkEnd w:id="113"/>
      <w:r>
        <w:t xml:space="preserve"> </w:t>
      </w:r>
    </w:p>
    <w:p w14:paraId="76E53042" w14:textId="77777777" w:rsidR="00130595" w:rsidRDefault="00130595" w:rsidP="00756F5F">
      <w:pPr>
        <w:pStyle w:val="TLTK"/>
      </w:pPr>
      <w:bookmarkStart w:id="114" w:name="_Ref510859912"/>
      <w:r>
        <w:t>Nguyễn Thúc Hải, Mạng máy tính và các hệ thống mở, Nhà xuất bản giáo dục, 1999.</w:t>
      </w:r>
      <w:bookmarkEnd w:id="114"/>
      <w:r>
        <w:t xml:space="preserve"> </w:t>
      </w:r>
    </w:p>
    <w:p w14:paraId="51795BF8" w14:textId="77777777" w:rsidR="00130595" w:rsidRDefault="00130595" w:rsidP="00130595">
      <w:r>
        <w:t xml:space="preserve">* </w:t>
      </w:r>
      <w:r w:rsidRPr="00795817">
        <w:rPr>
          <w:b/>
        </w:rPr>
        <w:t>Tập san Báo cáo Hội nghị Khoa học</w:t>
      </w:r>
      <w:r>
        <w:t xml:space="preserve">: Tên tác giả, tên báo cáo, tên hội nghị, ngày (nếu có), địa điểm hội nghị, năm xuất bản. </w:t>
      </w:r>
    </w:p>
    <w:p w14:paraId="37CA2D02" w14:textId="77777777" w:rsidR="00130595" w:rsidRDefault="00130595" w:rsidP="00756F5F">
      <w:pPr>
        <w:pStyle w:val="TLTK"/>
      </w:pPr>
      <w:bookmarkStart w:id="115" w:name="_Ref510859926"/>
      <w:r>
        <w:lastRenderedPageBreak/>
        <w:t>Poesio M. and Di Eugenio B., Discourse Structure and Anaphoric Accessibility, In Proc. of the ESSLLI Workshop on Information Structure, Discourse Structure and Discourse Semantics, Helsinki, 2001.</w:t>
      </w:r>
      <w:bookmarkEnd w:id="115"/>
    </w:p>
    <w:p w14:paraId="622D7F7D" w14:textId="77777777" w:rsidR="00130595" w:rsidRDefault="00130595" w:rsidP="00130595">
      <w:r>
        <w:t xml:space="preserve">* </w:t>
      </w:r>
      <w:r w:rsidRPr="00795817">
        <w:rPr>
          <w:b/>
        </w:rPr>
        <w:t>Đồ án tốt ng</w:t>
      </w:r>
      <w:r w:rsidR="00795817" w:rsidRPr="00795817">
        <w:rPr>
          <w:b/>
        </w:rPr>
        <w:t>hiệp, Luận văn Thạc sĩ, Tiến sĩ</w:t>
      </w:r>
      <w:r>
        <w:t xml:space="preserve">: Tên tác giả, tên đồ án/luận văn, loại đồ án/luận văn, tên trường, địa điểm, năm xuất bản. </w:t>
      </w:r>
    </w:p>
    <w:p w14:paraId="0680CF7B" w14:textId="77777777" w:rsidR="00130595" w:rsidRDefault="00130595" w:rsidP="00756F5F">
      <w:pPr>
        <w:pStyle w:val="TLTK"/>
      </w:pPr>
      <w:r>
        <w:t>Knott D., A Data-Driven Methodology for Motivating a Set of Coherence Relations, Ph.D. Thesis, University of Edinburgh, UK, 1996.</w:t>
      </w:r>
    </w:p>
    <w:p w14:paraId="16A458D5" w14:textId="77777777" w:rsidR="00130595" w:rsidRDefault="00130595" w:rsidP="00130595">
      <w:r>
        <w:t xml:space="preserve">* </w:t>
      </w:r>
      <w:r w:rsidRPr="001C768A">
        <w:rPr>
          <w:b/>
        </w:rPr>
        <w:t>Tài liệu tham khảo từ Internet</w:t>
      </w:r>
      <w:r>
        <w:t xml:space="preserve"> : Tên tác giả (nếu có), tựa đề, cơ quan (nếu có), địa chỉ trang web, thời gian lần cuối truy cập trang web. </w:t>
      </w:r>
    </w:p>
    <w:p w14:paraId="39F0B13B" w14:textId="77777777" w:rsidR="00130595" w:rsidRDefault="00130595" w:rsidP="00756F5F">
      <w:pPr>
        <w:pStyle w:val="TLTK"/>
      </w:pPr>
      <w:bookmarkStart w:id="116" w:name="_Ref510826054"/>
      <w:r>
        <w:t>Berners-Lee T., Hypertext Tran</w:t>
      </w:r>
      <w:r w:rsidR="00795817">
        <w:t xml:space="preserve">sfer Protocol (HTTP), CERN, </w:t>
      </w:r>
      <w:r>
        <w:t>ftp:/info.cern.ch/pub/www/doc/http-spec.txt.Z, last visited May 2010.</w:t>
      </w:r>
      <w:bookmarkEnd w:id="116"/>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54"/>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u1"/>
        <w:framePr w:wrap="notBeside"/>
        <w:numPr>
          <w:ilvl w:val="0"/>
          <w:numId w:val="0"/>
        </w:numPr>
      </w:pPr>
      <w:bookmarkStart w:id="117" w:name="_Toc510882221"/>
      <w:bookmarkStart w:id="118" w:name="_Toc512713216"/>
      <w:r>
        <w:lastRenderedPageBreak/>
        <w:t>Phụ lục</w:t>
      </w:r>
      <w:bookmarkEnd w:id="117"/>
      <w:bookmarkEnd w:id="118"/>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u7"/>
      </w:pPr>
      <w:bookmarkStart w:id="119" w:name="_Ref510900539"/>
      <w:bookmarkStart w:id="120" w:name="_Ref510900575"/>
      <w:bookmarkStart w:id="121" w:name="_Ref510900612"/>
      <w:bookmarkStart w:id="122" w:name="_Ref510900644"/>
      <w:bookmarkStart w:id="123" w:name="_Ref510900720"/>
      <w:bookmarkStart w:id="124" w:name="_Ref510900746"/>
      <w:bookmarkStart w:id="125" w:name="_Ref510900761"/>
      <w:bookmarkStart w:id="126" w:name="_Ref510900765"/>
      <w:bookmarkStart w:id="127" w:name="_Ref510900789"/>
      <w:bookmarkStart w:id="128" w:name="_Ref510900941"/>
      <w:bookmarkStart w:id="129" w:name="_Toc512713217"/>
      <w:r>
        <w:t xml:space="preserve">Hướng dẫn </w:t>
      </w:r>
      <w:r w:rsidRPr="00F34C03">
        <w:t>viết</w:t>
      </w:r>
      <w:r>
        <w:t xml:space="preserve"> </w:t>
      </w:r>
      <w:r w:rsidR="000C5CD6">
        <w:t xml:space="preserve">đồ </w:t>
      </w:r>
      <w:r w:rsidR="000C5CD6" w:rsidRPr="00F34C03">
        <w:t>án</w:t>
      </w:r>
      <w:r w:rsidR="000C5CD6">
        <w:t xml:space="preserve"> tốt nghiệp</w:t>
      </w:r>
      <w:bookmarkEnd w:id="119"/>
      <w:bookmarkEnd w:id="120"/>
      <w:bookmarkEnd w:id="121"/>
      <w:bookmarkEnd w:id="122"/>
      <w:bookmarkEnd w:id="123"/>
      <w:bookmarkEnd w:id="124"/>
      <w:bookmarkEnd w:id="125"/>
      <w:bookmarkEnd w:id="126"/>
      <w:bookmarkEnd w:id="127"/>
      <w:bookmarkEnd w:id="128"/>
      <w:bookmarkEnd w:id="129"/>
    </w:p>
    <w:p w14:paraId="6F32EA00" w14:textId="77777777" w:rsidR="00AD7CF9" w:rsidRDefault="00AD7CF9" w:rsidP="00F34C03">
      <w:pPr>
        <w:pStyle w:val="u8"/>
      </w:pPr>
      <w:bookmarkStart w:id="130" w:name="_Ref510900821"/>
      <w:bookmarkStart w:id="131" w:name="_Ref510900913"/>
      <w:bookmarkStart w:id="132" w:name="_Toc512713218"/>
      <w:r>
        <w:t>Quy định chung</w:t>
      </w:r>
      <w:bookmarkEnd w:id="130"/>
      <w:bookmarkEnd w:id="131"/>
      <w:bookmarkEnd w:id="132"/>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lastRenderedPageBreak/>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61808AC2" w:rsidR="007E6CE3" w:rsidRDefault="007E6CE3" w:rsidP="00A4396D">
      <w:pPr>
        <w:pStyle w:val="oancuaDanhsach"/>
        <w:numPr>
          <w:ilvl w:val="0"/>
          <w:numId w:val="4"/>
        </w:numPr>
      </w:pPr>
      <w:r>
        <w:t>Đây là mục 1</w:t>
      </w:r>
      <w:r w:rsidR="00D80098">
        <w:t xml:space="preserve"> – </w:t>
      </w:r>
      <w:r>
        <w:t xml:space="preserve">Thực sự không còn cách nào khác </w:t>
      </w:r>
      <w:r w:rsidR="008D7318">
        <w:t>em</w:t>
      </w:r>
      <w:r>
        <w:t xml:space="preserve"> </w:t>
      </w:r>
      <w:r w:rsidR="008A671E">
        <w:t>mới dùng đến b</w:t>
      </w:r>
      <w:r>
        <w:t>ullet trong báo cáo.</w:t>
      </w:r>
    </w:p>
    <w:p w14:paraId="5618C5EA" w14:textId="6DC1AA5E" w:rsidR="007E6CE3" w:rsidRDefault="00D80098" w:rsidP="00A4396D">
      <w:pPr>
        <w:pStyle w:val="oancuaDanhsach"/>
        <w:numPr>
          <w:ilvl w:val="0"/>
          <w:numId w:val="4"/>
        </w:numPr>
      </w:pPr>
      <w:r>
        <w:t xml:space="preserve">Đây là mục 2 – </w:t>
      </w:r>
      <w:r w:rsidR="007E6CE3">
        <w:t xml:space="preserve">Nghĩ lại thì </w:t>
      </w:r>
      <w:r w:rsidR="008D7318">
        <w:t>em</w:t>
      </w:r>
      <w:r w:rsidR="007E6CE3">
        <w:t xml:space="preserve"> </w:t>
      </w:r>
      <w:r w:rsidR="0055239C">
        <w:t xml:space="preserve">có thể </w:t>
      </w:r>
      <w:r w:rsidR="007E6CE3">
        <w:t xml:space="preserve">không cần dùng </w:t>
      </w:r>
      <w:r w:rsidR="008A671E">
        <w:t>b</w:t>
      </w:r>
      <w:r w:rsidR="007E6CE3">
        <w:t>ullet cũng được</w:t>
      </w:r>
      <w:r w:rsidR="000A12A3">
        <w:t xml:space="preserve">. Nên </w:t>
      </w:r>
      <w:r w:rsidR="008D7318">
        <w:t>em</w:t>
      </w:r>
      <w:r w:rsidR="000A12A3">
        <w:t xml:space="preserve"> sẽ </w:t>
      </w:r>
      <w:r w:rsidR="00003E1F">
        <w:t>xóa b</w:t>
      </w:r>
      <w:r w:rsidR="00313FE2">
        <w:t xml:space="preserve">ullet và </w:t>
      </w:r>
      <w:r w:rsidR="000A12A3">
        <w:t xml:space="preserve">tổ chức lại hai mục này trong báo cáo của mình cho khoa học hơn. </w:t>
      </w:r>
      <w:r w:rsidR="008D7318">
        <w:t>Em</w:t>
      </w:r>
      <w:r w:rsidR="001E60FF">
        <w:t xml:space="preserve">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w:t>
      </w:r>
      <w:r w:rsidR="008D7318">
        <w:t>em</w:t>
      </w:r>
      <w:r w:rsidR="001E60FF">
        <w:t xml:space="preserve">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u8"/>
      </w:pPr>
      <w:bookmarkStart w:id="133" w:name="_Toc512713219"/>
      <w:r>
        <w:t>Tạo đề mục</w:t>
      </w:r>
      <w:bookmarkEnd w:id="133"/>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lastRenderedPageBreak/>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u8"/>
      </w:pPr>
      <w:bookmarkStart w:id="134" w:name="_Ref510900730"/>
      <w:bookmarkStart w:id="135" w:name="_Ref510900844"/>
      <w:bookmarkStart w:id="136" w:name="_Toc512713220"/>
      <w:r>
        <w:t>Bảng biểu</w:t>
      </w:r>
      <w:bookmarkEnd w:id="134"/>
      <w:bookmarkEnd w:id="135"/>
      <w:bookmarkEnd w:id="136"/>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12A255F4" w:rsidR="00D81286" w:rsidRDefault="00D81286" w:rsidP="00062715">
      <w:r>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880FFD" w:rsidRPr="00880FFD">
        <w:t xml:space="preserve">Bảng </w:t>
      </w:r>
      <w:r w:rsidR="00880FFD" w:rsidRPr="00880FFD">
        <w:rPr>
          <w:noProof/>
        </w:rPr>
        <w:t>2</w:t>
      </w:r>
      <w:r w:rsidR="00A9106F" w:rsidRPr="006864E5">
        <w:fldChar w:fldCharType="end"/>
      </w:r>
      <w:r w:rsidRPr="006864E5">
        <w:t>.</w:t>
      </w:r>
    </w:p>
    <w:p w14:paraId="02D65C35" w14:textId="3C6A4AAC" w:rsidR="00837F7E" w:rsidRDefault="00837F7E" w:rsidP="00837F7E">
      <w:pPr>
        <w:pStyle w:val="Chuthich"/>
        <w:keepNext/>
      </w:pPr>
      <w:bookmarkStart w:id="137" w:name="_Ref510865676"/>
      <w:bookmarkStart w:id="138" w:name="_Ref510866109"/>
      <w:bookmarkStart w:id="139" w:name="_Toc512675507"/>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880FFD">
        <w:rPr>
          <w:b/>
          <w:noProof/>
        </w:rPr>
        <w:t>2</w:t>
      </w:r>
      <w:r w:rsidRPr="00601E7A">
        <w:rPr>
          <w:b/>
        </w:rPr>
        <w:fldChar w:fldCharType="end"/>
      </w:r>
      <w:bookmarkEnd w:id="137"/>
      <w:r>
        <w:t xml:space="preserve"> Ví dụ sử dụng bảng</w:t>
      </w:r>
      <w:bookmarkEnd w:id="138"/>
      <w:bookmarkEnd w:id="139"/>
    </w:p>
    <w:p w14:paraId="749BFE5F" w14:textId="77777777" w:rsidR="00837F7E" w:rsidRPr="00A9106F" w:rsidRDefault="00837F7E" w:rsidP="00837F7E">
      <w:pPr>
        <w:rPr>
          <w:sz w:val="24"/>
        </w:rPr>
      </w:pPr>
      <w:r w:rsidRPr="00A9106F">
        <w:rPr>
          <w:sz w:val="24"/>
        </w:rPr>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sz w:val="24"/>
              </w:rPr>
            </w:pPr>
            <w:r w:rsidRPr="005A5649">
              <w:rPr>
                <w:rFonts w:eastAsia="Calibri"/>
                <w:b/>
                <w:bCs/>
                <w:sz w:val="24"/>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sz w:val="24"/>
              </w:rPr>
            </w:pPr>
            <w:r w:rsidRPr="005A5649">
              <w:rPr>
                <w:rFonts w:eastAsia="Calibri"/>
                <w:b/>
                <w:bCs/>
                <w:sz w:val="24"/>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sz w:val="24"/>
              </w:rPr>
            </w:pPr>
            <w:r w:rsidRPr="005A5649">
              <w:rPr>
                <w:rFonts w:eastAsia="Calibri"/>
                <w:b/>
                <w:bCs/>
                <w:sz w:val="24"/>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sz w:val="24"/>
              </w:rPr>
            </w:pPr>
            <w:r w:rsidRPr="005A5649">
              <w:rPr>
                <w:rFonts w:eastAsia="Calibri"/>
                <w:b/>
                <w:bCs/>
                <w:sz w:val="24"/>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sz w:val="24"/>
              </w:rPr>
            </w:pPr>
            <w:r w:rsidRPr="005A5649">
              <w:rPr>
                <w:rFonts w:eastAsia="Calibri"/>
                <w:b/>
                <w:bCs/>
                <w:sz w:val="24"/>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sz w:val="24"/>
              </w:rPr>
            </w:pPr>
            <w:r w:rsidRPr="005A5649">
              <w:rPr>
                <w:rFonts w:eastAsia="Calibri"/>
                <w:b/>
                <w:bCs/>
                <w:sz w:val="24"/>
              </w:rPr>
              <w:t>HRG</w:t>
            </w:r>
          </w:p>
          <w:p w14:paraId="4F4F80D5" w14:textId="77777777" w:rsidR="00837F7E" w:rsidRPr="005A5649" w:rsidRDefault="00837F7E" w:rsidP="00A127AE">
            <w:pPr>
              <w:spacing w:line="240" w:lineRule="auto"/>
              <w:rPr>
                <w:rFonts w:eastAsia="Calibri"/>
                <w:b/>
                <w:bCs/>
                <w:sz w:val="24"/>
              </w:rPr>
            </w:pPr>
            <w:r w:rsidRPr="005A5649">
              <w:rPr>
                <w:rFonts w:eastAsia="Calibri"/>
                <w:b/>
                <w:bCs/>
                <w:sz w:val="24"/>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sz w:val="24"/>
              </w:rPr>
            </w:pPr>
            <w:r w:rsidRPr="005A5649">
              <w:rPr>
                <w:rFonts w:eastAsia="Calibri"/>
                <w:b/>
                <w:bCs/>
                <w:sz w:val="24"/>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sz w:val="24"/>
              </w:rPr>
            </w:pPr>
            <w:r w:rsidRPr="005A5649">
              <w:rPr>
                <w:rFonts w:eastAsia="Calibri"/>
                <w:sz w:val="24"/>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sz w:val="24"/>
              </w:rPr>
            </w:pPr>
            <w:r w:rsidRPr="005A5649">
              <w:rPr>
                <w:rFonts w:eastAsia="Calibri"/>
                <w:sz w:val="24"/>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sz w:val="24"/>
              </w:rPr>
            </w:pPr>
            <w:r w:rsidRPr="005A5649">
              <w:rPr>
                <w:rFonts w:eastAsia="Calibri"/>
                <w:sz w:val="24"/>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sz w:val="24"/>
              </w:rPr>
            </w:pPr>
            <w:r w:rsidRPr="005A5649">
              <w:rPr>
                <w:rFonts w:eastAsia="Calibri"/>
                <w:sz w:val="24"/>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sz w:val="24"/>
              </w:rPr>
            </w:pPr>
            <w:r w:rsidRPr="005A5649">
              <w:rPr>
                <w:rFonts w:eastAsia="Calibri"/>
                <w:sz w:val="24"/>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sz w:val="24"/>
              </w:rPr>
            </w:pPr>
            <w:r w:rsidRPr="005A5649">
              <w:rPr>
                <w:rFonts w:eastAsia="Calibri"/>
                <w:b/>
                <w:bCs/>
                <w:sz w:val="24"/>
              </w:rPr>
              <w:t>2</w:t>
            </w:r>
          </w:p>
        </w:tc>
        <w:tc>
          <w:tcPr>
            <w:tcW w:w="1499" w:type="dxa"/>
            <w:shd w:val="clear" w:color="auto" w:fill="auto"/>
          </w:tcPr>
          <w:p w14:paraId="2FBCD34E" w14:textId="77777777" w:rsidR="00837F7E" w:rsidRPr="005A5649" w:rsidRDefault="00837F7E" w:rsidP="00A127AE">
            <w:pPr>
              <w:spacing w:line="240" w:lineRule="auto"/>
              <w:rPr>
                <w:rFonts w:eastAsia="Calibri"/>
                <w:sz w:val="24"/>
              </w:rPr>
            </w:pPr>
            <w:r w:rsidRPr="005A5649">
              <w:rPr>
                <w:rFonts w:eastAsia="Calibri"/>
                <w:sz w:val="24"/>
              </w:rPr>
              <w:t>10.457</w:t>
            </w:r>
          </w:p>
        </w:tc>
        <w:tc>
          <w:tcPr>
            <w:tcW w:w="1499" w:type="dxa"/>
            <w:shd w:val="clear" w:color="auto" w:fill="auto"/>
          </w:tcPr>
          <w:p w14:paraId="7A032C87" w14:textId="77777777" w:rsidR="00837F7E" w:rsidRPr="005A5649" w:rsidRDefault="00837F7E" w:rsidP="00A127AE">
            <w:pPr>
              <w:spacing w:line="240" w:lineRule="auto"/>
              <w:rPr>
                <w:rFonts w:eastAsia="Calibri"/>
                <w:sz w:val="24"/>
              </w:rPr>
            </w:pPr>
            <w:r w:rsidRPr="005A5649">
              <w:rPr>
                <w:rFonts w:eastAsia="Calibri"/>
                <w:sz w:val="24"/>
              </w:rPr>
              <w:t>0</w:t>
            </w:r>
          </w:p>
        </w:tc>
        <w:tc>
          <w:tcPr>
            <w:tcW w:w="1500" w:type="dxa"/>
            <w:shd w:val="clear" w:color="auto" w:fill="auto"/>
          </w:tcPr>
          <w:p w14:paraId="66D03C0A" w14:textId="77777777" w:rsidR="00837F7E" w:rsidRPr="005A5649" w:rsidRDefault="00837F7E" w:rsidP="00A127AE">
            <w:pPr>
              <w:spacing w:line="240" w:lineRule="auto"/>
              <w:rPr>
                <w:rFonts w:eastAsia="Calibri"/>
                <w:sz w:val="24"/>
              </w:rPr>
            </w:pPr>
            <w:r w:rsidRPr="005A5649">
              <w:rPr>
                <w:rFonts w:eastAsia="Calibri"/>
                <w:sz w:val="24"/>
              </w:rPr>
              <w:t>474</w:t>
            </w:r>
          </w:p>
        </w:tc>
        <w:tc>
          <w:tcPr>
            <w:tcW w:w="1699" w:type="dxa"/>
            <w:shd w:val="clear" w:color="auto" w:fill="auto"/>
          </w:tcPr>
          <w:p w14:paraId="5D9C355B" w14:textId="77777777" w:rsidR="00837F7E" w:rsidRPr="005A5649" w:rsidRDefault="00837F7E" w:rsidP="00A127AE">
            <w:pPr>
              <w:spacing w:line="240" w:lineRule="auto"/>
              <w:rPr>
                <w:rFonts w:eastAsia="Calibri"/>
                <w:sz w:val="24"/>
              </w:rPr>
            </w:pPr>
            <w:r w:rsidRPr="005A5649">
              <w:rPr>
                <w:rFonts w:eastAsia="Calibri"/>
                <w:sz w:val="24"/>
              </w:rPr>
              <w:t>1513</w:t>
            </w:r>
          </w:p>
        </w:tc>
        <w:tc>
          <w:tcPr>
            <w:tcW w:w="1451" w:type="dxa"/>
            <w:shd w:val="clear" w:color="auto" w:fill="auto"/>
          </w:tcPr>
          <w:p w14:paraId="4CB7C936" w14:textId="77777777" w:rsidR="00837F7E" w:rsidRPr="005A5649" w:rsidRDefault="00837F7E" w:rsidP="00A127AE">
            <w:pPr>
              <w:spacing w:line="240" w:lineRule="auto"/>
              <w:rPr>
                <w:rFonts w:eastAsia="Calibri"/>
                <w:sz w:val="24"/>
              </w:rPr>
            </w:pPr>
            <w:r w:rsidRPr="005A5649">
              <w:rPr>
                <w:rFonts w:eastAsia="Calibri"/>
                <w:sz w:val="24"/>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sz w:val="24"/>
              </w:rPr>
            </w:pPr>
            <w:r w:rsidRPr="005A5649">
              <w:rPr>
                <w:rFonts w:eastAsia="Calibri"/>
                <w:b/>
                <w:bCs/>
                <w:sz w:val="24"/>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sz w:val="24"/>
              </w:rPr>
            </w:pPr>
            <w:r w:rsidRPr="005A5649">
              <w:rPr>
                <w:rFonts w:eastAsia="Calibri"/>
                <w:sz w:val="24"/>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sz w:val="24"/>
              </w:rPr>
            </w:pPr>
            <w:r w:rsidRPr="005A5649">
              <w:rPr>
                <w:rFonts w:eastAsia="Calibri"/>
                <w:sz w:val="24"/>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sz w:val="24"/>
              </w:rPr>
            </w:pPr>
            <w:r w:rsidRPr="005A5649">
              <w:rPr>
                <w:rFonts w:eastAsia="Calibri"/>
                <w:sz w:val="24"/>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sz w:val="24"/>
              </w:rPr>
            </w:pPr>
            <w:r w:rsidRPr="005A5649">
              <w:rPr>
                <w:rFonts w:eastAsia="Calibri"/>
                <w:sz w:val="24"/>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sz w:val="24"/>
              </w:rPr>
            </w:pPr>
            <w:r w:rsidRPr="005A5649">
              <w:rPr>
                <w:rFonts w:eastAsia="Calibri"/>
                <w:sz w:val="24"/>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sz w:val="24"/>
              </w:rPr>
            </w:pPr>
            <w:r w:rsidRPr="005A5649">
              <w:rPr>
                <w:rFonts w:eastAsia="Calibri"/>
                <w:b/>
                <w:bCs/>
                <w:sz w:val="24"/>
              </w:rPr>
              <w:t>4</w:t>
            </w:r>
          </w:p>
        </w:tc>
        <w:tc>
          <w:tcPr>
            <w:tcW w:w="1499" w:type="dxa"/>
            <w:shd w:val="clear" w:color="auto" w:fill="auto"/>
          </w:tcPr>
          <w:p w14:paraId="73C55A4A" w14:textId="77777777" w:rsidR="00837F7E" w:rsidRPr="005A5649" w:rsidRDefault="00837F7E" w:rsidP="00A127AE">
            <w:pPr>
              <w:spacing w:line="240" w:lineRule="auto"/>
              <w:rPr>
                <w:rFonts w:eastAsia="Calibri"/>
                <w:sz w:val="24"/>
              </w:rPr>
            </w:pPr>
            <w:r w:rsidRPr="005A5649">
              <w:rPr>
                <w:rFonts w:eastAsia="Calibri"/>
                <w:sz w:val="24"/>
              </w:rPr>
              <w:t>900</w:t>
            </w:r>
          </w:p>
        </w:tc>
        <w:tc>
          <w:tcPr>
            <w:tcW w:w="1499" w:type="dxa"/>
            <w:shd w:val="clear" w:color="auto" w:fill="auto"/>
          </w:tcPr>
          <w:p w14:paraId="7525CCC1" w14:textId="77777777" w:rsidR="00837F7E" w:rsidRPr="005A5649" w:rsidRDefault="00837F7E" w:rsidP="00A127AE">
            <w:pPr>
              <w:spacing w:line="240" w:lineRule="auto"/>
              <w:rPr>
                <w:rFonts w:eastAsia="Calibri"/>
                <w:sz w:val="24"/>
              </w:rPr>
            </w:pPr>
            <w:r w:rsidRPr="005A5649">
              <w:rPr>
                <w:rFonts w:eastAsia="Calibri"/>
                <w:sz w:val="24"/>
              </w:rPr>
              <w:t>599</w:t>
            </w:r>
          </w:p>
        </w:tc>
        <w:tc>
          <w:tcPr>
            <w:tcW w:w="1500" w:type="dxa"/>
            <w:shd w:val="clear" w:color="auto" w:fill="auto"/>
          </w:tcPr>
          <w:p w14:paraId="462CFC54" w14:textId="77777777" w:rsidR="00837F7E" w:rsidRPr="005A5649" w:rsidRDefault="00837F7E" w:rsidP="00A127AE">
            <w:pPr>
              <w:spacing w:line="240" w:lineRule="auto"/>
              <w:rPr>
                <w:rFonts w:eastAsia="Calibri"/>
                <w:sz w:val="24"/>
              </w:rPr>
            </w:pPr>
            <w:r w:rsidRPr="005A5649">
              <w:rPr>
                <w:rFonts w:eastAsia="Calibri"/>
                <w:sz w:val="24"/>
              </w:rPr>
              <w:t>145</w:t>
            </w:r>
          </w:p>
        </w:tc>
        <w:tc>
          <w:tcPr>
            <w:tcW w:w="1699" w:type="dxa"/>
            <w:shd w:val="clear" w:color="auto" w:fill="auto"/>
          </w:tcPr>
          <w:p w14:paraId="46D8F1DD" w14:textId="77777777" w:rsidR="00837F7E" w:rsidRPr="005A5649" w:rsidRDefault="00837F7E" w:rsidP="00A127AE">
            <w:pPr>
              <w:spacing w:line="240" w:lineRule="auto"/>
              <w:rPr>
                <w:rFonts w:eastAsia="Calibri"/>
                <w:sz w:val="24"/>
              </w:rPr>
            </w:pPr>
            <w:r w:rsidRPr="005A5649">
              <w:rPr>
                <w:rFonts w:eastAsia="Calibri"/>
                <w:sz w:val="24"/>
              </w:rPr>
              <w:t>405</w:t>
            </w:r>
          </w:p>
        </w:tc>
        <w:tc>
          <w:tcPr>
            <w:tcW w:w="1451" w:type="dxa"/>
            <w:shd w:val="clear" w:color="auto" w:fill="auto"/>
          </w:tcPr>
          <w:p w14:paraId="0BC392D7" w14:textId="77777777" w:rsidR="00837F7E" w:rsidRPr="005A5649" w:rsidRDefault="00837F7E" w:rsidP="00A127AE">
            <w:pPr>
              <w:spacing w:line="240" w:lineRule="auto"/>
              <w:rPr>
                <w:rFonts w:eastAsia="Calibri"/>
                <w:sz w:val="24"/>
              </w:rPr>
            </w:pPr>
            <w:r w:rsidRPr="005A5649">
              <w:rPr>
                <w:rFonts w:eastAsia="Calibri"/>
                <w:sz w:val="24"/>
              </w:rPr>
              <w:t>55,3</w:t>
            </w:r>
          </w:p>
        </w:tc>
      </w:tr>
    </w:tbl>
    <w:p w14:paraId="32D664FE" w14:textId="77777777" w:rsidR="00837F7E" w:rsidRDefault="00837F7E" w:rsidP="00062715"/>
    <w:p w14:paraId="65ED2A54" w14:textId="77777777"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7FEC5427" w:rsidR="00DF1F98" w:rsidRDefault="00DF1F98" w:rsidP="00062715">
      <w:r>
        <w:lastRenderedPageBreak/>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880FFD" w:rsidRPr="00601E7A">
        <w:rPr>
          <w:b/>
        </w:rPr>
        <w:t xml:space="preserve">Bảng </w:t>
      </w:r>
      <w:r w:rsidR="00880FFD">
        <w:rPr>
          <w:b/>
          <w:noProof/>
        </w:rPr>
        <w:t>2</w:t>
      </w:r>
      <w:r w:rsidR="00880FFD">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với bảng có nhiều cột hoặc nhiều nộ</w:t>
      </w:r>
      <w:r>
        <w:t>i dung văn bản.</w:t>
      </w:r>
    </w:p>
    <w:p w14:paraId="33FB8782" w14:textId="77777777" w:rsidR="00DF1F98" w:rsidRDefault="00DF1F98" w:rsidP="00A04AA5">
      <w:pPr>
        <w:pStyle w:val="u8"/>
      </w:pPr>
      <w:bookmarkStart w:id="140" w:name="_Toc512713221"/>
      <w:r>
        <w:t xml:space="preserve">Hình </w:t>
      </w:r>
      <w:r w:rsidR="00263616">
        <w:t>vẽ</w:t>
      </w:r>
      <w:bookmarkEnd w:id="140"/>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77777777" w:rsidR="006910AB" w:rsidRDefault="006910AB" w:rsidP="006910AB">
      <w:pPr>
        <w:keepNext/>
        <w:jc w:val="center"/>
      </w:pPr>
      <w:r>
        <w:rPr>
          <w:noProof/>
        </w:rPr>
        <w:drawing>
          <wp:inline distT="0" distB="0" distL="0" distR="0" wp14:anchorId="577CF2F2" wp14:editId="6F8116E3">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EDCC28D" w14:textId="2FCE5DD3" w:rsidR="006910AB" w:rsidRPr="00062715" w:rsidRDefault="006910AB" w:rsidP="006910AB">
      <w:pPr>
        <w:pStyle w:val="Chuthich"/>
      </w:pPr>
      <w:bookmarkStart w:id="141" w:name="_Ref510866767"/>
      <w:bookmarkStart w:id="142" w:name="_Toc512675505"/>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880FFD">
        <w:rPr>
          <w:b/>
          <w:noProof/>
        </w:rPr>
        <w:t>3</w:t>
      </w:r>
      <w:r w:rsidRPr="00263616">
        <w:rPr>
          <w:b/>
        </w:rPr>
        <w:fldChar w:fldCharType="end"/>
      </w:r>
      <w:bookmarkEnd w:id="141"/>
      <w:r>
        <w:t xml:space="preserve"> Ví dụ hình vẽ</w:t>
      </w:r>
      <w:bookmarkEnd w:id="142"/>
    </w:p>
    <w:p w14:paraId="56208073" w14:textId="509592B6"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 xml:space="preserve">rõ nét khi in báo cáo trên giấy A4. Khi resize </w:t>
      </w:r>
      <w:r w:rsidR="00263616">
        <w:lastRenderedPageBreak/>
        <w:t>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880FFD" w:rsidRPr="00880FFD">
        <w:t xml:space="preserve">Hình </w:t>
      </w:r>
      <w:r w:rsidR="00880FFD" w:rsidRPr="00880FFD">
        <w:rPr>
          <w:noProof/>
        </w:rPr>
        <w:t>3</w:t>
      </w:r>
      <w:r w:rsidR="003F0BCC" w:rsidRPr="002D23AB">
        <w:fldChar w:fldCharType="end"/>
      </w:r>
      <w:r w:rsidR="003F0BCC">
        <w:t xml:space="preserve">. </w:t>
      </w:r>
    </w:p>
    <w:p w14:paraId="37ECA4D4" w14:textId="77777777" w:rsidR="00DD3F23" w:rsidRDefault="00DD3F23" w:rsidP="00A04AA5">
      <w:pPr>
        <w:pStyle w:val="u8"/>
      </w:pPr>
      <w:bookmarkStart w:id="143" w:name="_Ref512426187"/>
      <w:bookmarkStart w:id="144" w:name="_Ref512426300"/>
      <w:bookmarkStart w:id="145" w:name="_Toc512713222"/>
      <w:r>
        <w:t xml:space="preserve">Tài liệu </w:t>
      </w:r>
      <w:r w:rsidRPr="00DD3F23">
        <w:t>tham</w:t>
      </w:r>
      <w:r>
        <w:t xml:space="preserve"> khảo</w:t>
      </w:r>
      <w:bookmarkEnd w:id="143"/>
      <w:bookmarkEnd w:id="144"/>
      <w:bookmarkEnd w:id="145"/>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ên tạo “Footnote”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ThamchiuCcchu"/>
        </w:rPr>
        <w:footnoteReference w:id="1"/>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u8"/>
      </w:pPr>
      <w:bookmarkStart w:id="146" w:name="_Ref510902784"/>
      <w:bookmarkStart w:id="147" w:name="_Toc512713223"/>
      <w:r>
        <w:t>Công thức toán học</w:t>
      </w:r>
      <w:bookmarkEnd w:id="146"/>
      <w:bookmarkEnd w:id="147"/>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71ECFC4B"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880FFD" w:rsidRPr="00880FFD">
        <w:t xml:space="preserve">Công thức </w:t>
      </w:r>
      <w:r w:rsidR="00880FFD" w:rsidRPr="00880FFD">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4E2218"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40760592" w:rsidR="001C5DEF" w:rsidRPr="008E7B27" w:rsidRDefault="001C5DEF" w:rsidP="001C5DEF">
      <w:pPr>
        <w:pStyle w:val="Chuthich"/>
      </w:pPr>
      <w:bookmarkStart w:id="148" w:name="_Ref510870922"/>
      <w:bookmarkStart w:id="149" w:name="_Toc512675508"/>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880FFD">
        <w:rPr>
          <w:b/>
          <w:noProof/>
        </w:rPr>
        <w:t>1</w:t>
      </w:r>
      <w:r w:rsidRPr="001C5DEF">
        <w:rPr>
          <w:b/>
        </w:rPr>
        <w:fldChar w:fldCharType="end"/>
      </w:r>
      <w:bookmarkEnd w:id="148"/>
      <w:r>
        <w:t xml:space="preserve"> Khai triển Newton</w:t>
      </w:r>
      <w:bookmarkEnd w:id="149"/>
    </w:p>
    <w:p w14:paraId="2FAA65C1" w14:textId="77777777" w:rsidR="00DD3F23" w:rsidRDefault="00DD3F23" w:rsidP="00A04AA5">
      <w:pPr>
        <w:pStyle w:val="u8"/>
      </w:pPr>
      <w:bookmarkStart w:id="150" w:name="_Ref512675348"/>
      <w:bookmarkStart w:id="151" w:name="_Toc512713224"/>
      <w:r>
        <w:t xml:space="preserve">Tham </w:t>
      </w:r>
      <w:r w:rsidRPr="00DD3F23">
        <w:t>chiếu</w:t>
      </w:r>
      <w:r>
        <w:t xml:space="preserve"> chéo</w:t>
      </w:r>
      <w:bookmarkEnd w:id="150"/>
      <w:bookmarkEnd w:id="151"/>
    </w:p>
    <w:p w14:paraId="370E5755" w14:textId="733966A9"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880FFD">
        <w:t>2.1</w:t>
      </w:r>
      <w:r>
        <w:fldChar w:fldCharType="end"/>
      </w:r>
      <w:r>
        <w:t xml:space="preserve">. Người đọc dễ dàng nhấp chuột vào liên kết </w:t>
      </w:r>
      <w:r>
        <w:fldChar w:fldCharType="begin"/>
      </w:r>
      <w:r>
        <w:instrText xml:space="preserve"> REF _Ref510859496 \r \h </w:instrText>
      </w:r>
      <w:r>
        <w:fldChar w:fldCharType="separate"/>
      </w:r>
      <w:r w:rsidR="00880FFD">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4ECE5EBB" w:rsidR="005675D7" w:rsidRDefault="00A140DC" w:rsidP="005675D7">
      <w:r>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880FFD">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880FFD">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880FFD">
        <w:t>[4]</w:t>
      </w:r>
      <w:r w:rsidR="00167016">
        <w:fldChar w:fldCharType="end"/>
      </w:r>
      <w:r w:rsidR="00167016">
        <w:t xml:space="preserve"> </w:t>
      </w:r>
      <w:r w:rsidR="005675D7">
        <w:t>đã được tạo.</w:t>
      </w:r>
    </w:p>
    <w:p w14:paraId="305C9256" w14:textId="77777777" w:rsidR="000D09C2" w:rsidRDefault="00FC4F27" w:rsidP="00A04AA5">
      <w:pPr>
        <w:pStyle w:val="u8"/>
      </w:pPr>
      <w:bookmarkStart w:id="152" w:name="_Toc512713225"/>
      <w:r>
        <w:t>Cập nhật mục lục và</w:t>
      </w:r>
      <w:r w:rsidR="000D09C2">
        <w:t xml:space="preserve"> tham chiếu chéo</w:t>
      </w:r>
      <w:bookmarkEnd w:id="152"/>
    </w:p>
    <w:p w14:paraId="6A66BA1E" w14:textId="77777777" w:rsidR="000F263A" w:rsidRDefault="000F263A" w:rsidP="000D09C2">
      <w:r>
        <w:lastRenderedPageBreak/>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u8"/>
      </w:pPr>
      <w:bookmarkStart w:id="153" w:name="_Ref510883225"/>
      <w:bookmarkStart w:id="154" w:name="_Toc512713226"/>
      <w:r>
        <w:t>In quyển đồ án tốt nghiệp</w:t>
      </w:r>
      <w:bookmarkEnd w:id="153"/>
      <w:bookmarkEnd w:id="154"/>
    </w:p>
    <w:p w14:paraId="0D7453F0" w14:textId="48BE4521"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77777777" w:rsidR="004322F4" w:rsidRDefault="005100F6" w:rsidP="004322F4">
      <w:r>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iết kiệm chi phí và vận chuyển ĐATN dễ dàng hơn</w:t>
      </w:r>
      <w:r>
        <w:t>.</w:t>
      </w:r>
    </w:p>
    <w:p w14:paraId="1452F0EF" w14:textId="5738DBC3" w:rsidR="00B4366C" w:rsidRPr="004322F4" w:rsidRDefault="00B4366C" w:rsidP="004322F4">
      <w:r>
        <w:t xml:space="preserve">Quyển ĐATN nên được in </w:t>
      </w:r>
      <w:r w:rsidR="008D5E7C">
        <w:t>trên các trang</w:t>
      </w:r>
      <w:r>
        <w:t xml:space="preserve"> giấy trắng</w:t>
      </w:r>
      <w:r w:rsidR="00B80C62">
        <w:t xml:space="preserve"> </w:t>
      </w:r>
      <w:r>
        <w:t>đủ dày. Mỗi tờ giấy A4 chỉ được in một mặt.</w:t>
      </w:r>
    </w:p>
    <w:p w14:paraId="4CF1AB02" w14:textId="77777777" w:rsidR="00A5533E" w:rsidRDefault="007F6587" w:rsidP="00A04AA5">
      <w:pPr>
        <w:pStyle w:val="u7"/>
      </w:pPr>
      <w:bookmarkStart w:id="155" w:name="_Ref510903616"/>
      <w:bookmarkStart w:id="156" w:name="_Toc512713227"/>
      <w:r>
        <w:t>Đặc tả use case</w:t>
      </w:r>
      <w:bookmarkEnd w:id="155"/>
      <w:bookmarkEnd w:id="156"/>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u8"/>
        <w:rPr>
          <w:lang w:val="vi-VN"/>
        </w:rPr>
      </w:pPr>
      <w:bookmarkStart w:id="157" w:name="_Ref510903612"/>
      <w:bookmarkStart w:id="158" w:name="_Toc512713228"/>
      <w:r w:rsidRPr="00C41110">
        <w:rPr>
          <w:lang w:val="vi-VN"/>
        </w:rPr>
        <w:t xml:space="preserve">Đặc tả </w:t>
      </w:r>
      <w:r w:rsidR="00AC5414" w:rsidRPr="00541FC9">
        <w:rPr>
          <w:lang w:val="vi-VN"/>
        </w:rPr>
        <w:t>u</w:t>
      </w:r>
      <w:r w:rsidRPr="00C41110">
        <w:rPr>
          <w:lang w:val="vi-VN"/>
        </w:rPr>
        <w:t>se case “</w:t>
      </w:r>
      <w:r w:rsidR="00133185" w:rsidRPr="00C41110">
        <w:rPr>
          <w:lang w:val="vi-VN"/>
        </w:rPr>
        <w:t>Thống kê tình hình mượn sách</w:t>
      </w:r>
      <w:r w:rsidRPr="00C41110">
        <w:rPr>
          <w:lang w:val="vi-VN"/>
        </w:rPr>
        <w:t>”</w:t>
      </w:r>
      <w:bookmarkEnd w:id="157"/>
      <w:bookmarkEnd w:id="158"/>
    </w:p>
    <w:p w14:paraId="4A421009" w14:textId="66F5D553"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880FFD">
        <w:rPr>
          <w:lang w:val="vi-VN"/>
        </w:rPr>
        <w:t>2.3</w:t>
      </w:r>
      <w:r w:rsidR="00DA716F">
        <w:fldChar w:fldCharType="end"/>
      </w:r>
      <w:r w:rsidR="00DA716F" w:rsidRPr="00230F73">
        <w:rPr>
          <w:lang w:val="vi-VN"/>
        </w:rPr>
        <w:t>.</w:t>
      </w:r>
    </w:p>
    <w:p w14:paraId="636E0AAD" w14:textId="2CABC05E" w:rsidR="00F33D2A" w:rsidRPr="00230F73" w:rsidRDefault="007F6587" w:rsidP="00A04AA5">
      <w:pPr>
        <w:pStyle w:val="u8"/>
        <w:rPr>
          <w:lang w:val="vi-VN"/>
        </w:rPr>
      </w:pPr>
      <w:bookmarkStart w:id="159" w:name="_Toc512713229"/>
      <w:r w:rsidRPr="00230F73">
        <w:rPr>
          <w:lang w:val="vi-VN"/>
        </w:rPr>
        <w:t xml:space="preserve">Đặc tả </w:t>
      </w:r>
      <w:r w:rsidR="00AC5414">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159"/>
    </w:p>
    <w:p w14:paraId="0F9C6DC9" w14:textId="77CABDEC"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880FFD">
        <w:rPr>
          <w:lang w:val="vi-VN"/>
        </w:rPr>
        <w:t>2.3</w:t>
      </w:r>
      <w:r w:rsidRPr="00DA716F">
        <w:fldChar w:fldCharType="end"/>
      </w:r>
      <w:r w:rsidRPr="00230F73">
        <w:rPr>
          <w:lang w:val="vi-VN"/>
        </w:rPr>
        <w:t>.</w:t>
      </w:r>
    </w:p>
    <w:p w14:paraId="7F2C70D0" w14:textId="77777777" w:rsidR="00F75B74" w:rsidRDefault="00F75B74" w:rsidP="00A04AA5">
      <w:pPr>
        <w:pStyle w:val="u7"/>
      </w:pPr>
      <w:bookmarkStart w:id="160" w:name="_Ref510825937"/>
      <w:bookmarkStart w:id="161" w:name="_Toc512713230"/>
      <w:r>
        <w:lastRenderedPageBreak/>
        <w:t>Công nghệ sử dụng</w:t>
      </w:r>
      <w:bookmarkEnd w:id="160"/>
      <w:bookmarkEnd w:id="161"/>
    </w:p>
    <w:p w14:paraId="66F0CFA0" w14:textId="77777777" w:rsidR="00F75B74" w:rsidRDefault="00F75B74" w:rsidP="00A04AA5">
      <w:pPr>
        <w:pStyle w:val="u8"/>
      </w:pPr>
      <w:bookmarkStart w:id="162" w:name="_Ref510825839"/>
      <w:bookmarkStart w:id="163" w:name="_Toc512713231"/>
      <w:r>
        <w:t>Công nghệ bảo mật dữ liệu</w:t>
      </w:r>
      <w:bookmarkEnd w:id="162"/>
      <w:bookmarkEnd w:id="163"/>
    </w:p>
    <w:p w14:paraId="3F5A14E7" w14:textId="77777777" w:rsidR="00F75B74" w:rsidRPr="00DA716F" w:rsidRDefault="00F75B74" w:rsidP="00A04AA5">
      <w:pPr>
        <w:pStyle w:val="u8"/>
      </w:pPr>
      <w:bookmarkStart w:id="164" w:name="_Ref510825813"/>
      <w:bookmarkStart w:id="165" w:name="_Ref510825820"/>
      <w:bookmarkStart w:id="166" w:name="_Ref510825825"/>
      <w:bookmarkStart w:id="167" w:name="_Toc512713232"/>
      <w:r>
        <w:t xml:space="preserve">Công nghệ </w:t>
      </w:r>
      <w:r w:rsidR="008A0760">
        <w:t>blockchain</w:t>
      </w:r>
      <w:bookmarkEnd w:id="164"/>
      <w:bookmarkEnd w:id="165"/>
      <w:bookmarkEnd w:id="166"/>
      <w:bookmarkEnd w:id="167"/>
    </w:p>
    <w:p w14:paraId="7DE0AB58" w14:textId="77777777" w:rsidR="00DA716F" w:rsidRDefault="00DA716F" w:rsidP="00A04AA5">
      <w:pPr>
        <w:pStyle w:val="u7"/>
      </w:pPr>
      <w:bookmarkStart w:id="168" w:name="_Toc512713233"/>
      <w:r>
        <w:t>Thiết kế gói</w:t>
      </w:r>
      <w:bookmarkEnd w:id="168"/>
    </w:p>
    <w:p w14:paraId="2F1A4F79" w14:textId="77777777" w:rsidR="00C3427D" w:rsidRDefault="00C3427D" w:rsidP="00A04AA5">
      <w:pPr>
        <w:pStyle w:val="u8"/>
      </w:pPr>
      <w:bookmarkStart w:id="169" w:name="_Ref510826063"/>
      <w:bookmarkStart w:id="170" w:name="_Toc512713234"/>
      <w:r>
        <w:t>Thiết kế gói cho kiến trúc tổng quan</w:t>
      </w:r>
      <w:bookmarkEnd w:id="169"/>
      <w:bookmarkEnd w:id="170"/>
    </w:p>
    <w:p w14:paraId="1F679C37" w14:textId="37B0E4BB" w:rsidR="0007572D" w:rsidRDefault="00C3427D" w:rsidP="00A04AA5">
      <w:pPr>
        <w:pStyle w:val="u8"/>
      </w:pPr>
      <w:bookmarkStart w:id="171" w:name="_Toc512713235"/>
      <w:r>
        <w:t>Thiết kế gói cho chức năng “Trả sách”</w:t>
      </w:r>
      <w:bookmarkEnd w:id="171"/>
    </w:p>
    <w:p w14:paraId="1843A4CA" w14:textId="375BA0D5" w:rsidR="00136017" w:rsidRDefault="00136017" w:rsidP="00136017">
      <w:pPr>
        <w:pStyle w:val="u7"/>
      </w:pPr>
      <w:bookmarkStart w:id="172" w:name="_Toc512713236"/>
      <w:r>
        <w:t>Thiết kế lớp</w:t>
      </w:r>
      <w:bookmarkEnd w:id="172"/>
    </w:p>
    <w:p w14:paraId="102A8CE0" w14:textId="77777777" w:rsidR="00136017" w:rsidRPr="00136017" w:rsidRDefault="00136017" w:rsidP="00136017"/>
    <w:p w14:paraId="64E0B9DA" w14:textId="77777777" w:rsidR="00BB2183" w:rsidRPr="00162525" w:rsidRDefault="00BB2183" w:rsidP="00D80E36">
      <w:pPr>
        <w:pStyle w:val="u7"/>
        <w:numPr>
          <w:ilvl w:val="0"/>
          <w:numId w:val="0"/>
        </w:numPr>
      </w:pPr>
    </w:p>
    <w:sectPr w:rsidR="00BB2183" w:rsidRPr="00162525" w:rsidSect="00385D18">
      <w:footerReference w:type="default" r:id="rId56"/>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7B975" w14:textId="77777777" w:rsidR="009013A1" w:rsidRDefault="009013A1" w:rsidP="00045F16">
      <w:pPr>
        <w:spacing w:before="0" w:after="0" w:line="240" w:lineRule="auto"/>
      </w:pPr>
      <w:r>
        <w:separator/>
      </w:r>
    </w:p>
  </w:endnote>
  <w:endnote w:type="continuationSeparator" w:id="0">
    <w:p w14:paraId="04FA8BD5" w14:textId="77777777" w:rsidR="009013A1" w:rsidRDefault="009013A1"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9013A1" w:rsidRDefault="009013A1"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9013A1" w:rsidRDefault="009013A1"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19C3FA40" w:rsidR="009013A1" w:rsidRDefault="009013A1"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A72770">
      <w:rPr>
        <w:rStyle w:val="Strang"/>
        <w:noProof/>
      </w:rPr>
      <w:t>xvi</w:t>
    </w:r>
    <w:r>
      <w:rPr>
        <w:rStyle w:val="Strang"/>
      </w:rPr>
      <w:fldChar w:fldCharType="end"/>
    </w:r>
  </w:p>
  <w:p w14:paraId="7B1D0731" w14:textId="77777777" w:rsidR="009013A1" w:rsidRDefault="009013A1" w:rsidP="006D6690">
    <w:pPr>
      <w:pStyle w:val="Chntra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860A0" w14:textId="490F4E10" w:rsidR="009013A1" w:rsidRDefault="009013A1"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C17B3B">
      <w:rPr>
        <w:rStyle w:val="Strang"/>
        <w:noProof/>
      </w:rPr>
      <w:t>45</w:t>
    </w:r>
    <w:r>
      <w:rPr>
        <w:rStyle w:val="Strang"/>
      </w:rPr>
      <w:fldChar w:fldCharType="end"/>
    </w:r>
  </w:p>
  <w:p w14:paraId="645FB948" w14:textId="77777777" w:rsidR="009013A1" w:rsidRDefault="009013A1" w:rsidP="006D669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4BC2B136" w:rsidR="009013A1" w:rsidRDefault="009013A1"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A72770">
      <w:rPr>
        <w:rStyle w:val="Strang"/>
        <w:noProof/>
      </w:rPr>
      <w:t>A-2</w:t>
    </w:r>
    <w:r>
      <w:rPr>
        <w:rStyle w:val="Strang"/>
      </w:rPr>
      <w:fldChar w:fldCharType="end"/>
    </w:r>
  </w:p>
  <w:p w14:paraId="6363F5D2" w14:textId="77777777" w:rsidR="009013A1" w:rsidRDefault="009013A1"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45B95" w14:textId="77777777" w:rsidR="009013A1" w:rsidRDefault="009013A1" w:rsidP="00045F16">
      <w:pPr>
        <w:spacing w:before="0" w:after="0" w:line="240" w:lineRule="auto"/>
      </w:pPr>
      <w:r>
        <w:separator/>
      </w:r>
    </w:p>
  </w:footnote>
  <w:footnote w:type="continuationSeparator" w:id="0">
    <w:p w14:paraId="346FEB0E" w14:textId="77777777" w:rsidR="009013A1" w:rsidRDefault="009013A1" w:rsidP="00045F16">
      <w:pPr>
        <w:spacing w:before="0" w:after="0" w:line="240" w:lineRule="auto"/>
      </w:pPr>
      <w:r>
        <w:continuationSeparator/>
      </w:r>
    </w:p>
  </w:footnote>
  <w:footnote w:id="1">
    <w:p w14:paraId="1FBF003A" w14:textId="77777777" w:rsidR="009013A1" w:rsidRDefault="009013A1">
      <w:pPr>
        <w:pStyle w:val="VnbanCcchu"/>
      </w:pPr>
      <w:r>
        <w:rPr>
          <w:rStyle w:val="ThamchiuCcchu"/>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04B2"/>
    <w:multiLevelType w:val="multilevel"/>
    <w:tmpl w:val="FA88DC7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Roman"/>
      <w:lvlText w:val="%4."/>
      <w:lvlJc w:val="right"/>
      <w:pPr>
        <w:ind w:left="0" w:firstLine="0"/>
      </w:pPr>
      <w:rPr>
        <w:rFonts w:hint="default"/>
        <w:b w:val="0"/>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space"/>
      <w:lvlText w:val="%7"/>
      <w:lvlJc w:val="left"/>
      <w:pPr>
        <w:ind w:left="0" w:firstLine="0"/>
      </w:pPr>
      <w:rPr>
        <w:rFonts w:hint="default"/>
      </w:rPr>
    </w:lvl>
    <w:lvl w:ilvl="7">
      <w:start w:val="1"/>
      <w:numFmt w:val="decimal"/>
      <w:suff w:val="space"/>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29712C4"/>
    <w:multiLevelType w:val="hybridMultilevel"/>
    <w:tmpl w:val="3EBE6D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64D1A"/>
    <w:multiLevelType w:val="hybridMultilevel"/>
    <w:tmpl w:val="306037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25A04"/>
    <w:multiLevelType w:val="hybridMultilevel"/>
    <w:tmpl w:val="53B263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29772D"/>
    <w:multiLevelType w:val="hybridMultilevel"/>
    <w:tmpl w:val="5770C468"/>
    <w:lvl w:ilvl="0" w:tplc="04090009">
      <w:start w:val="1"/>
      <w:numFmt w:val="bullet"/>
      <w:lvlText w:val=""/>
      <w:lvlJc w:val="left"/>
      <w:pPr>
        <w:ind w:left="108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4D2DDB"/>
    <w:multiLevelType w:val="hybridMultilevel"/>
    <w:tmpl w:val="B32ACB0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F501B"/>
    <w:multiLevelType w:val="hybridMultilevel"/>
    <w:tmpl w:val="D9B81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D59BC"/>
    <w:multiLevelType w:val="hybridMultilevel"/>
    <w:tmpl w:val="B2B684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D53363"/>
    <w:multiLevelType w:val="hybridMultilevel"/>
    <w:tmpl w:val="2B8C298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C804AC"/>
    <w:multiLevelType w:val="hybridMultilevel"/>
    <w:tmpl w:val="F9EEED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10506C"/>
    <w:multiLevelType w:val="hybridMultilevel"/>
    <w:tmpl w:val="EB6C3B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8806E4"/>
    <w:multiLevelType w:val="hybridMultilevel"/>
    <w:tmpl w:val="282C8CCE"/>
    <w:lvl w:ilvl="0" w:tplc="B3429C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823D41"/>
    <w:multiLevelType w:val="multilevel"/>
    <w:tmpl w:val="3A7273D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8" w15:restartNumberingAfterBreak="0">
    <w:nsid w:val="3BF15D6B"/>
    <w:multiLevelType w:val="hybridMultilevel"/>
    <w:tmpl w:val="1D06D0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750FCD"/>
    <w:multiLevelType w:val="hybridMultilevel"/>
    <w:tmpl w:val="C20A8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AB17C1"/>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53507CE5"/>
    <w:multiLevelType w:val="hybridMultilevel"/>
    <w:tmpl w:val="3E4EA7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733DA7"/>
    <w:multiLevelType w:val="hybridMultilevel"/>
    <w:tmpl w:val="C0C025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5B3B56"/>
    <w:multiLevelType w:val="hybridMultilevel"/>
    <w:tmpl w:val="2B7823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6A2A15"/>
    <w:multiLevelType w:val="hybridMultilevel"/>
    <w:tmpl w:val="A76096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5F7BAC"/>
    <w:multiLevelType w:val="hybridMultilevel"/>
    <w:tmpl w:val="9CAE3A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44586C"/>
    <w:multiLevelType w:val="hybridMultilevel"/>
    <w:tmpl w:val="E91205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4D7394"/>
    <w:multiLevelType w:val="hybridMultilevel"/>
    <w:tmpl w:val="A4D873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04901A5"/>
    <w:multiLevelType w:val="hybridMultilevel"/>
    <w:tmpl w:val="A96ACD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2D5656"/>
    <w:multiLevelType w:val="hybridMultilevel"/>
    <w:tmpl w:val="9692C552"/>
    <w:lvl w:ilvl="0" w:tplc="B3429C5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AA1D32"/>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19"/>
  </w:num>
  <w:num w:numId="3">
    <w:abstractNumId w:val="22"/>
  </w:num>
  <w:num w:numId="4">
    <w:abstractNumId w:val="3"/>
  </w:num>
  <w:num w:numId="5">
    <w:abstractNumId w:val="14"/>
  </w:num>
  <w:num w:numId="6">
    <w:abstractNumId w:val="10"/>
  </w:num>
  <w:num w:numId="7">
    <w:abstractNumId w:val="7"/>
  </w:num>
  <w:num w:numId="8">
    <w:abstractNumId w:val="12"/>
  </w:num>
  <w:num w:numId="9">
    <w:abstractNumId w:val="26"/>
  </w:num>
  <w:num w:numId="10">
    <w:abstractNumId w:val="21"/>
  </w:num>
  <w:num w:numId="11">
    <w:abstractNumId w:val="32"/>
  </w:num>
  <w:num w:numId="12">
    <w:abstractNumId w:val="29"/>
  </w:num>
  <w:num w:numId="13">
    <w:abstractNumId w:val="13"/>
  </w:num>
  <w:num w:numId="14">
    <w:abstractNumId w:val="2"/>
  </w:num>
  <w:num w:numId="15">
    <w:abstractNumId w:val="31"/>
  </w:num>
  <w:num w:numId="16">
    <w:abstractNumId w:val="5"/>
  </w:num>
  <w:num w:numId="17">
    <w:abstractNumId w:val="20"/>
  </w:num>
  <w:num w:numId="18">
    <w:abstractNumId w:val="27"/>
  </w:num>
  <w:num w:numId="19">
    <w:abstractNumId w:val="24"/>
  </w:num>
  <w:num w:numId="20">
    <w:abstractNumId w:val="15"/>
  </w:num>
  <w:num w:numId="21">
    <w:abstractNumId w:val="8"/>
  </w:num>
  <w:num w:numId="22">
    <w:abstractNumId w:val="9"/>
  </w:num>
  <w:num w:numId="23">
    <w:abstractNumId w:val="1"/>
  </w:num>
  <w:num w:numId="24">
    <w:abstractNumId w:val="18"/>
  </w:num>
  <w:num w:numId="25">
    <w:abstractNumId w:val="30"/>
  </w:num>
  <w:num w:numId="26">
    <w:abstractNumId w:val="6"/>
  </w:num>
  <w:num w:numId="27">
    <w:abstractNumId w:val="28"/>
  </w:num>
  <w:num w:numId="28">
    <w:abstractNumId w:val="0"/>
  </w:num>
  <w:num w:numId="29">
    <w:abstractNumId w:val="23"/>
  </w:num>
  <w:num w:numId="30">
    <w:abstractNumId w:val="4"/>
  </w:num>
  <w:num w:numId="31">
    <w:abstractNumId w:val="25"/>
  </w:num>
  <w:num w:numId="32">
    <w:abstractNumId w:val="16"/>
  </w:num>
  <w:num w:numId="33">
    <w:abstractNumId w:val="1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Trọng Giáp">
    <w15:presenceInfo w15:providerId="Windows Live" w15:userId="3ec77faeaadb70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E1E"/>
    <w:rsid w:val="00014916"/>
    <w:rsid w:val="0001528B"/>
    <w:rsid w:val="00015518"/>
    <w:rsid w:val="0001727C"/>
    <w:rsid w:val="000174C6"/>
    <w:rsid w:val="00017B22"/>
    <w:rsid w:val="00017CD1"/>
    <w:rsid w:val="00031495"/>
    <w:rsid w:val="00033C05"/>
    <w:rsid w:val="00034A63"/>
    <w:rsid w:val="000369EC"/>
    <w:rsid w:val="00041DD4"/>
    <w:rsid w:val="00042875"/>
    <w:rsid w:val="00042B21"/>
    <w:rsid w:val="00045F16"/>
    <w:rsid w:val="000467FA"/>
    <w:rsid w:val="000529F7"/>
    <w:rsid w:val="0005388D"/>
    <w:rsid w:val="000567C3"/>
    <w:rsid w:val="00060F65"/>
    <w:rsid w:val="0006153C"/>
    <w:rsid w:val="00062715"/>
    <w:rsid w:val="00063B25"/>
    <w:rsid w:val="00063D42"/>
    <w:rsid w:val="00064BB0"/>
    <w:rsid w:val="000652EC"/>
    <w:rsid w:val="0006747B"/>
    <w:rsid w:val="000738B2"/>
    <w:rsid w:val="0007572D"/>
    <w:rsid w:val="0007732E"/>
    <w:rsid w:val="0008178E"/>
    <w:rsid w:val="000821DE"/>
    <w:rsid w:val="00082E91"/>
    <w:rsid w:val="00082FAC"/>
    <w:rsid w:val="00086E4D"/>
    <w:rsid w:val="000870C4"/>
    <w:rsid w:val="00091188"/>
    <w:rsid w:val="0009437A"/>
    <w:rsid w:val="000950DF"/>
    <w:rsid w:val="000956FE"/>
    <w:rsid w:val="00095903"/>
    <w:rsid w:val="000964BF"/>
    <w:rsid w:val="000A12A3"/>
    <w:rsid w:val="000A442F"/>
    <w:rsid w:val="000A4FC9"/>
    <w:rsid w:val="000A62EA"/>
    <w:rsid w:val="000B0FB2"/>
    <w:rsid w:val="000B5623"/>
    <w:rsid w:val="000B5924"/>
    <w:rsid w:val="000B713A"/>
    <w:rsid w:val="000C4D32"/>
    <w:rsid w:val="000C5CD6"/>
    <w:rsid w:val="000C646A"/>
    <w:rsid w:val="000D09C2"/>
    <w:rsid w:val="000D1974"/>
    <w:rsid w:val="000D52A7"/>
    <w:rsid w:val="000D54CA"/>
    <w:rsid w:val="000D5EAC"/>
    <w:rsid w:val="000E0827"/>
    <w:rsid w:val="000E0D1B"/>
    <w:rsid w:val="000E2708"/>
    <w:rsid w:val="000E3855"/>
    <w:rsid w:val="000E40C2"/>
    <w:rsid w:val="000E5E08"/>
    <w:rsid w:val="000E6228"/>
    <w:rsid w:val="000F0AB5"/>
    <w:rsid w:val="000F263A"/>
    <w:rsid w:val="000F6904"/>
    <w:rsid w:val="000F699A"/>
    <w:rsid w:val="000F6D3A"/>
    <w:rsid w:val="00100FAA"/>
    <w:rsid w:val="0010211A"/>
    <w:rsid w:val="00102A04"/>
    <w:rsid w:val="00102E3B"/>
    <w:rsid w:val="001126D5"/>
    <w:rsid w:val="00116193"/>
    <w:rsid w:val="00116831"/>
    <w:rsid w:val="00120B51"/>
    <w:rsid w:val="0012167D"/>
    <w:rsid w:val="00123CCD"/>
    <w:rsid w:val="00127BA0"/>
    <w:rsid w:val="00127CD2"/>
    <w:rsid w:val="00130595"/>
    <w:rsid w:val="00133185"/>
    <w:rsid w:val="0013494E"/>
    <w:rsid w:val="00136017"/>
    <w:rsid w:val="001367C1"/>
    <w:rsid w:val="0014045C"/>
    <w:rsid w:val="001404D1"/>
    <w:rsid w:val="0014133A"/>
    <w:rsid w:val="00143F43"/>
    <w:rsid w:val="0014428C"/>
    <w:rsid w:val="00146280"/>
    <w:rsid w:val="00146777"/>
    <w:rsid w:val="00160B3A"/>
    <w:rsid w:val="00162525"/>
    <w:rsid w:val="001650D3"/>
    <w:rsid w:val="0016601F"/>
    <w:rsid w:val="001663AF"/>
    <w:rsid w:val="00167016"/>
    <w:rsid w:val="00172594"/>
    <w:rsid w:val="00172DFE"/>
    <w:rsid w:val="00175030"/>
    <w:rsid w:val="00177788"/>
    <w:rsid w:val="00177CFF"/>
    <w:rsid w:val="00183557"/>
    <w:rsid w:val="0019337D"/>
    <w:rsid w:val="00195770"/>
    <w:rsid w:val="001A1700"/>
    <w:rsid w:val="001A1EAE"/>
    <w:rsid w:val="001A2661"/>
    <w:rsid w:val="001A39FB"/>
    <w:rsid w:val="001A481B"/>
    <w:rsid w:val="001A7D3B"/>
    <w:rsid w:val="001B4661"/>
    <w:rsid w:val="001B78AC"/>
    <w:rsid w:val="001C1519"/>
    <w:rsid w:val="001C352E"/>
    <w:rsid w:val="001C4F3A"/>
    <w:rsid w:val="001C562C"/>
    <w:rsid w:val="001C5DEF"/>
    <w:rsid w:val="001C768A"/>
    <w:rsid w:val="001D4BA9"/>
    <w:rsid w:val="001D5537"/>
    <w:rsid w:val="001E017E"/>
    <w:rsid w:val="001E117A"/>
    <w:rsid w:val="001E60FF"/>
    <w:rsid w:val="001E67AB"/>
    <w:rsid w:val="001F03D5"/>
    <w:rsid w:val="001F08A3"/>
    <w:rsid w:val="001F0FDE"/>
    <w:rsid w:val="001F1EAD"/>
    <w:rsid w:val="001F2557"/>
    <w:rsid w:val="001F5944"/>
    <w:rsid w:val="001F6F8A"/>
    <w:rsid w:val="00200317"/>
    <w:rsid w:val="0020387C"/>
    <w:rsid w:val="002050A1"/>
    <w:rsid w:val="002056E2"/>
    <w:rsid w:val="00212D15"/>
    <w:rsid w:val="00213CE7"/>
    <w:rsid w:val="00216745"/>
    <w:rsid w:val="0021726B"/>
    <w:rsid w:val="002212B1"/>
    <w:rsid w:val="00223CF1"/>
    <w:rsid w:val="0022778C"/>
    <w:rsid w:val="00227AA1"/>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302"/>
    <w:rsid w:val="00247DA8"/>
    <w:rsid w:val="00260A5C"/>
    <w:rsid w:val="00260AA1"/>
    <w:rsid w:val="0026198F"/>
    <w:rsid w:val="00263616"/>
    <w:rsid w:val="0026372E"/>
    <w:rsid w:val="002642F7"/>
    <w:rsid w:val="00267E20"/>
    <w:rsid w:val="0027324C"/>
    <w:rsid w:val="002749EF"/>
    <w:rsid w:val="002757EA"/>
    <w:rsid w:val="002829F7"/>
    <w:rsid w:val="00284576"/>
    <w:rsid w:val="00285983"/>
    <w:rsid w:val="00286581"/>
    <w:rsid w:val="00286EDC"/>
    <w:rsid w:val="00290616"/>
    <w:rsid w:val="00292A2E"/>
    <w:rsid w:val="00296186"/>
    <w:rsid w:val="0029667B"/>
    <w:rsid w:val="002A1063"/>
    <w:rsid w:val="002A225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301514"/>
    <w:rsid w:val="0031120E"/>
    <w:rsid w:val="0031346C"/>
    <w:rsid w:val="00313FE2"/>
    <w:rsid w:val="00317660"/>
    <w:rsid w:val="003178E1"/>
    <w:rsid w:val="00334A3C"/>
    <w:rsid w:val="00334D79"/>
    <w:rsid w:val="00335755"/>
    <w:rsid w:val="00341860"/>
    <w:rsid w:val="003418C7"/>
    <w:rsid w:val="00345337"/>
    <w:rsid w:val="003542B0"/>
    <w:rsid w:val="00356614"/>
    <w:rsid w:val="00360546"/>
    <w:rsid w:val="00360EF3"/>
    <w:rsid w:val="00361681"/>
    <w:rsid w:val="0036169A"/>
    <w:rsid w:val="00362FD8"/>
    <w:rsid w:val="003636B3"/>
    <w:rsid w:val="00364828"/>
    <w:rsid w:val="003679D6"/>
    <w:rsid w:val="00367AE8"/>
    <w:rsid w:val="00371326"/>
    <w:rsid w:val="003714BE"/>
    <w:rsid w:val="003729F4"/>
    <w:rsid w:val="00374B09"/>
    <w:rsid w:val="0037535D"/>
    <w:rsid w:val="00375E46"/>
    <w:rsid w:val="00377F19"/>
    <w:rsid w:val="00382EC6"/>
    <w:rsid w:val="003832AA"/>
    <w:rsid w:val="00383843"/>
    <w:rsid w:val="00384467"/>
    <w:rsid w:val="00385D18"/>
    <w:rsid w:val="00391498"/>
    <w:rsid w:val="003914A0"/>
    <w:rsid w:val="00391F4B"/>
    <w:rsid w:val="003929AC"/>
    <w:rsid w:val="00392E87"/>
    <w:rsid w:val="00393D4A"/>
    <w:rsid w:val="00394844"/>
    <w:rsid w:val="003961A9"/>
    <w:rsid w:val="00396901"/>
    <w:rsid w:val="003A1F45"/>
    <w:rsid w:val="003A45CB"/>
    <w:rsid w:val="003A5D5E"/>
    <w:rsid w:val="003A6E01"/>
    <w:rsid w:val="003B191C"/>
    <w:rsid w:val="003C15D6"/>
    <w:rsid w:val="003D1062"/>
    <w:rsid w:val="003D33DE"/>
    <w:rsid w:val="003D38B7"/>
    <w:rsid w:val="003D3E94"/>
    <w:rsid w:val="003D6054"/>
    <w:rsid w:val="003D7C01"/>
    <w:rsid w:val="003E163C"/>
    <w:rsid w:val="003E1C49"/>
    <w:rsid w:val="003E4039"/>
    <w:rsid w:val="003E637C"/>
    <w:rsid w:val="003E6965"/>
    <w:rsid w:val="003E7029"/>
    <w:rsid w:val="003E75CD"/>
    <w:rsid w:val="003E79A6"/>
    <w:rsid w:val="003F0040"/>
    <w:rsid w:val="003F0BCC"/>
    <w:rsid w:val="003F168D"/>
    <w:rsid w:val="003F2F1C"/>
    <w:rsid w:val="004032FD"/>
    <w:rsid w:val="00406323"/>
    <w:rsid w:val="00406907"/>
    <w:rsid w:val="00410FDA"/>
    <w:rsid w:val="00412196"/>
    <w:rsid w:val="0041220E"/>
    <w:rsid w:val="00412A2B"/>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F4"/>
    <w:rsid w:val="00433489"/>
    <w:rsid w:val="00437F99"/>
    <w:rsid w:val="004406B9"/>
    <w:rsid w:val="00442B5E"/>
    <w:rsid w:val="00455495"/>
    <w:rsid w:val="00457D11"/>
    <w:rsid w:val="00460A6E"/>
    <w:rsid w:val="004645A6"/>
    <w:rsid w:val="00475A7A"/>
    <w:rsid w:val="00475FD2"/>
    <w:rsid w:val="00481403"/>
    <w:rsid w:val="00481A94"/>
    <w:rsid w:val="00482080"/>
    <w:rsid w:val="00482ED6"/>
    <w:rsid w:val="00483F24"/>
    <w:rsid w:val="004875B4"/>
    <w:rsid w:val="00487A90"/>
    <w:rsid w:val="00491EFF"/>
    <w:rsid w:val="004933F6"/>
    <w:rsid w:val="004A0884"/>
    <w:rsid w:val="004A0C7E"/>
    <w:rsid w:val="004A1EDD"/>
    <w:rsid w:val="004A2C1D"/>
    <w:rsid w:val="004A3DE9"/>
    <w:rsid w:val="004A666E"/>
    <w:rsid w:val="004B2B3C"/>
    <w:rsid w:val="004B4FA6"/>
    <w:rsid w:val="004B61FA"/>
    <w:rsid w:val="004B7CD9"/>
    <w:rsid w:val="004C0242"/>
    <w:rsid w:val="004C3E4A"/>
    <w:rsid w:val="004C58E9"/>
    <w:rsid w:val="004D052C"/>
    <w:rsid w:val="004D1582"/>
    <w:rsid w:val="004D1C19"/>
    <w:rsid w:val="004D1F12"/>
    <w:rsid w:val="004D2967"/>
    <w:rsid w:val="004D516A"/>
    <w:rsid w:val="004D5281"/>
    <w:rsid w:val="004D6985"/>
    <w:rsid w:val="004E14FA"/>
    <w:rsid w:val="004E2218"/>
    <w:rsid w:val="004E29E0"/>
    <w:rsid w:val="004E7066"/>
    <w:rsid w:val="004F2C60"/>
    <w:rsid w:val="004F2E69"/>
    <w:rsid w:val="004F47EB"/>
    <w:rsid w:val="0050287D"/>
    <w:rsid w:val="0050385F"/>
    <w:rsid w:val="0050408D"/>
    <w:rsid w:val="005100F6"/>
    <w:rsid w:val="00510435"/>
    <w:rsid w:val="00511804"/>
    <w:rsid w:val="00513A6F"/>
    <w:rsid w:val="00516C3D"/>
    <w:rsid w:val="00522341"/>
    <w:rsid w:val="00522EB4"/>
    <w:rsid w:val="00524BC3"/>
    <w:rsid w:val="0052722E"/>
    <w:rsid w:val="005314E8"/>
    <w:rsid w:val="0053305B"/>
    <w:rsid w:val="00534334"/>
    <w:rsid w:val="005345D9"/>
    <w:rsid w:val="00536A6F"/>
    <w:rsid w:val="00536FFE"/>
    <w:rsid w:val="005371CC"/>
    <w:rsid w:val="00541D88"/>
    <w:rsid w:val="00541FC9"/>
    <w:rsid w:val="00542D1D"/>
    <w:rsid w:val="00542D67"/>
    <w:rsid w:val="0055239C"/>
    <w:rsid w:val="005553C9"/>
    <w:rsid w:val="00560467"/>
    <w:rsid w:val="00562E49"/>
    <w:rsid w:val="00563071"/>
    <w:rsid w:val="00563C5A"/>
    <w:rsid w:val="005675D7"/>
    <w:rsid w:val="0056786B"/>
    <w:rsid w:val="00572DBC"/>
    <w:rsid w:val="005755E1"/>
    <w:rsid w:val="0058055B"/>
    <w:rsid w:val="00582C1A"/>
    <w:rsid w:val="00583756"/>
    <w:rsid w:val="00583E05"/>
    <w:rsid w:val="00585229"/>
    <w:rsid w:val="00587574"/>
    <w:rsid w:val="00590DE0"/>
    <w:rsid w:val="00591311"/>
    <w:rsid w:val="00592182"/>
    <w:rsid w:val="00594498"/>
    <w:rsid w:val="00595337"/>
    <w:rsid w:val="0059687F"/>
    <w:rsid w:val="005A0EB8"/>
    <w:rsid w:val="005A2E39"/>
    <w:rsid w:val="005A5649"/>
    <w:rsid w:val="005A6B1D"/>
    <w:rsid w:val="005A7D0E"/>
    <w:rsid w:val="005B2C5A"/>
    <w:rsid w:val="005B6CF4"/>
    <w:rsid w:val="005B79D5"/>
    <w:rsid w:val="005C18AB"/>
    <w:rsid w:val="005C405B"/>
    <w:rsid w:val="005C7555"/>
    <w:rsid w:val="005D32F6"/>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B4"/>
    <w:rsid w:val="00613604"/>
    <w:rsid w:val="0061389C"/>
    <w:rsid w:val="006153F3"/>
    <w:rsid w:val="00615D0B"/>
    <w:rsid w:val="00616F15"/>
    <w:rsid w:val="006176A7"/>
    <w:rsid w:val="0062077D"/>
    <w:rsid w:val="0062205F"/>
    <w:rsid w:val="00623859"/>
    <w:rsid w:val="006240EA"/>
    <w:rsid w:val="006301AE"/>
    <w:rsid w:val="0063215A"/>
    <w:rsid w:val="006324E5"/>
    <w:rsid w:val="006334FA"/>
    <w:rsid w:val="00641143"/>
    <w:rsid w:val="006444A2"/>
    <w:rsid w:val="006446FC"/>
    <w:rsid w:val="006508B4"/>
    <w:rsid w:val="00652DBD"/>
    <w:rsid w:val="0065468C"/>
    <w:rsid w:val="006556BB"/>
    <w:rsid w:val="006570EF"/>
    <w:rsid w:val="00660E60"/>
    <w:rsid w:val="006614D4"/>
    <w:rsid w:val="00663B12"/>
    <w:rsid w:val="00665352"/>
    <w:rsid w:val="00666EF2"/>
    <w:rsid w:val="00667D30"/>
    <w:rsid w:val="00671079"/>
    <w:rsid w:val="00672CD9"/>
    <w:rsid w:val="00673DE8"/>
    <w:rsid w:val="006741A7"/>
    <w:rsid w:val="006747FD"/>
    <w:rsid w:val="00674DA2"/>
    <w:rsid w:val="0067656D"/>
    <w:rsid w:val="00683A81"/>
    <w:rsid w:val="006840A6"/>
    <w:rsid w:val="00685A38"/>
    <w:rsid w:val="006864E5"/>
    <w:rsid w:val="006875DA"/>
    <w:rsid w:val="00690689"/>
    <w:rsid w:val="006910AB"/>
    <w:rsid w:val="0069184E"/>
    <w:rsid w:val="006931F7"/>
    <w:rsid w:val="006933AB"/>
    <w:rsid w:val="00694C6F"/>
    <w:rsid w:val="0069751E"/>
    <w:rsid w:val="006A2F25"/>
    <w:rsid w:val="006A357C"/>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1439"/>
    <w:rsid w:val="006D4B34"/>
    <w:rsid w:val="006D537C"/>
    <w:rsid w:val="006D5413"/>
    <w:rsid w:val="006D5A04"/>
    <w:rsid w:val="006D6690"/>
    <w:rsid w:val="006D6D32"/>
    <w:rsid w:val="006E167B"/>
    <w:rsid w:val="006E2866"/>
    <w:rsid w:val="006E3C9C"/>
    <w:rsid w:val="006E47A7"/>
    <w:rsid w:val="006E65A6"/>
    <w:rsid w:val="006E6C3B"/>
    <w:rsid w:val="006F33F3"/>
    <w:rsid w:val="006F5B60"/>
    <w:rsid w:val="00701F0B"/>
    <w:rsid w:val="007037F4"/>
    <w:rsid w:val="00704B18"/>
    <w:rsid w:val="00707AB2"/>
    <w:rsid w:val="007120E1"/>
    <w:rsid w:val="00712A31"/>
    <w:rsid w:val="00713098"/>
    <w:rsid w:val="007178C8"/>
    <w:rsid w:val="00717F15"/>
    <w:rsid w:val="007202C1"/>
    <w:rsid w:val="00720F49"/>
    <w:rsid w:val="00722B53"/>
    <w:rsid w:val="00730209"/>
    <w:rsid w:val="00732B10"/>
    <w:rsid w:val="007402C2"/>
    <w:rsid w:val="00740917"/>
    <w:rsid w:val="00743021"/>
    <w:rsid w:val="00744223"/>
    <w:rsid w:val="00745F24"/>
    <w:rsid w:val="007460B7"/>
    <w:rsid w:val="0074770F"/>
    <w:rsid w:val="00747D64"/>
    <w:rsid w:val="00752073"/>
    <w:rsid w:val="00752DD2"/>
    <w:rsid w:val="00756F5F"/>
    <w:rsid w:val="00757CAD"/>
    <w:rsid w:val="00761092"/>
    <w:rsid w:val="0076279E"/>
    <w:rsid w:val="00763664"/>
    <w:rsid w:val="0076506C"/>
    <w:rsid w:val="00766C15"/>
    <w:rsid w:val="007700E7"/>
    <w:rsid w:val="0077087A"/>
    <w:rsid w:val="007733FD"/>
    <w:rsid w:val="00782882"/>
    <w:rsid w:val="00784613"/>
    <w:rsid w:val="007853E4"/>
    <w:rsid w:val="00785684"/>
    <w:rsid w:val="007914B2"/>
    <w:rsid w:val="00795817"/>
    <w:rsid w:val="00796B1B"/>
    <w:rsid w:val="007A12D6"/>
    <w:rsid w:val="007A1B1C"/>
    <w:rsid w:val="007A7C17"/>
    <w:rsid w:val="007B14E1"/>
    <w:rsid w:val="007B1CB2"/>
    <w:rsid w:val="007B24B3"/>
    <w:rsid w:val="007B24CF"/>
    <w:rsid w:val="007B2F59"/>
    <w:rsid w:val="007B310F"/>
    <w:rsid w:val="007B3533"/>
    <w:rsid w:val="007B6091"/>
    <w:rsid w:val="007B6FC8"/>
    <w:rsid w:val="007B77B5"/>
    <w:rsid w:val="007C21A7"/>
    <w:rsid w:val="007C5464"/>
    <w:rsid w:val="007C5786"/>
    <w:rsid w:val="007C5905"/>
    <w:rsid w:val="007D279E"/>
    <w:rsid w:val="007D2B4C"/>
    <w:rsid w:val="007D7E22"/>
    <w:rsid w:val="007E07BE"/>
    <w:rsid w:val="007E1361"/>
    <w:rsid w:val="007E205A"/>
    <w:rsid w:val="007E2818"/>
    <w:rsid w:val="007E6CE3"/>
    <w:rsid w:val="007F0510"/>
    <w:rsid w:val="007F241F"/>
    <w:rsid w:val="007F37A8"/>
    <w:rsid w:val="007F3F1E"/>
    <w:rsid w:val="007F46AF"/>
    <w:rsid w:val="007F59DB"/>
    <w:rsid w:val="007F6587"/>
    <w:rsid w:val="00801C4B"/>
    <w:rsid w:val="0080310E"/>
    <w:rsid w:val="008039AC"/>
    <w:rsid w:val="00803D1C"/>
    <w:rsid w:val="00803E3C"/>
    <w:rsid w:val="00804ED2"/>
    <w:rsid w:val="0080546B"/>
    <w:rsid w:val="00805A76"/>
    <w:rsid w:val="00805F31"/>
    <w:rsid w:val="00806780"/>
    <w:rsid w:val="00807D05"/>
    <w:rsid w:val="00812B19"/>
    <w:rsid w:val="00816E39"/>
    <w:rsid w:val="00822B00"/>
    <w:rsid w:val="0082525C"/>
    <w:rsid w:val="00827ED9"/>
    <w:rsid w:val="00831E97"/>
    <w:rsid w:val="008329D1"/>
    <w:rsid w:val="00833791"/>
    <w:rsid w:val="00833BBB"/>
    <w:rsid w:val="00837804"/>
    <w:rsid w:val="00837A7D"/>
    <w:rsid w:val="00837F7E"/>
    <w:rsid w:val="0084116C"/>
    <w:rsid w:val="00851CBD"/>
    <w:rsid w:val="00851FB3"/>
    <w:rsid w:val="008521D4"/>
    <w:rsid w:val="00855D3C"/>
    <w:rsid w:val="00857C0B"/>
    <w:rsid w:val="008613B9"/>
    <w:rsid w:val="00861EE6"/>
    <w:rsid w:val="0086603A"/>
    <w:rsid w:val="0086612D"/>
    <w:rsid w:val="00870851"/>
    <w:rsid w:val="00870F87"/>
    <w:rsid w:val="008719FC"/>
    <w:rsid w:val="008721D0"/>
    <w:rsid w:val="00872EA1"/>
    <w:rsid w:val="008749CD"/>
    <w:rsid w:val="00877DE4"/>
    <w:rsid w:val="00880FFD"/>
    <w:rsid w:val="00883BE3"/>
    <w:rsid w:val="00885309"/>
    <w:rsid w:val="008863A9"/>
    <w:rsid w:val="00890785"/>
    <w:rsid w:val="008910B4"/>
    <w:rsid w:val="008935BE"/>
    <w:rsid w:val="00897654"/>
    <w:rsid w:val="008A0760"/>
    <w:rsid w:val="008A228D"/>
    <w:rsid w:val="008A6633"/>
    <w:rsid w:val="008A671E"/>
    <w:rsid w:val="008A6904"/>
    <w:rsid w:val="008A6BB8"/>
    <w:rsid w:val="008B09ED"/>
    <w:rsid w:val="008B1669"/>
    <w:rsid w:val="008B1BA3"/>
    <w:rsid w:val="008B1FA1"/>
    <w:rsid w:val="008B20BE"/>
    <w:rsid w:val="008B367B"/>
    <w:rsid w:val="008B47DA"/>
    <w:rsid w:val="008B7CDE"/>
    <w:rsid w:val="008C17B1"/>
    <w:rsid w:val="008C1EB5"/>
    <w:rsid w:val="008C55E4"/>
    <w:rsid w:val="008C5F9D"/>
    <w:rsid w:val="008C6F11"/>
    <w:rsid w:val="008C74A9"/>
    <w:rsid w:val="008D1931"/>
    <w:rsid w:val="008D2321"/>
    <w:rsid w:val="008D2CAF"/>
    <w:rsid w:val="008D5E7C"/>
    <w:rsid w:val="008D7318"/>
    <w:rsid w:val="008D7D27"/>
    <w:rsid w:val="008E01E1"/>
    <w:rsid w:val="008E0E29"/>
    <w:rsid w:val="008E1C24"/>
    <w:rsid w:val="008E2006"/>
    <w:rsid w:val="008E27B5"/>
    <w:rsid w:val="008E2ABD"/>
    <w:rsid w:val="008E41F3"/>
    <w:rsid w:val="008E556C"/>
    <w:rsid w:val="008E5CDD"/>
    <w:rsid w:val="008E7516"/>
    <w:rsid w:val="008E7530"/>
    <w:rsid w:val="008E7B27"/>
    <w:rsid w:val="008F18E1"/>
    <w:rsid w:val="008F3754"/>
    <w:rsid w:val="008F4E88"/>
    <w:rsid w:val="009013A1"/>
    <w:rsid w:val="00901F65"/>
    <w:rsid w:val="00902170"/>
    <w:rsid w:val="00903204"/>
    <w:rsid w:val="00903B63"/>
    <w:rsid w:val="0090617D"/>
    <w:rsid w:val="00907D3B"/>
    <w:rsid w:val="00910133"/>
    <w:rsid w:val="00913B96"/>
    <w:rsid w:val="009147DB"/>
    <w:rsid w:val="00914AD7"/>
    <w:rsid w:val="0091581D"/>
    <w:rsid w:val="00915F0D"/>
    <w:rsid w:val="009166D2"/>
    <w:rsid w:val="00916F82"/>
    <w:rsid w:val="00920B1F"/>
    <w:rsid w:val="00921BAF"/>
    <w:rsid w:val="00922131"/>
    <w:rsid w:val="00923BCE"/>
    <w:rsid w:val="009241FF"/>
    <w:rsid w:val="0092449E"/>
    <w:rsid w:val="00924B3D"/>
    <w:rsid w:val="00925D95"/>
    <w:rsid w:val="00930729"/>
    <w:rsid w:val="00931BDA"/>
    <w:rsid w:val="009351BB"/>
    <w:rsid w:val="00937686"/>
    <w:rsid w:val="00940021"/>
    <w:rsid w:val="00943EFF"/>
    <w:rsid w:val="00944075"/>
    <w:rsid w:val="009442C3"/>
    <w:rsid w:val="009454DD"/>
    <w:rsid w:val="00945A48"/>
    <w:rsid w:val="00946D2D"/>
    <w:rsid w:val="00947FBE"/>
    <w:rsid w:val="00951DF2"/>
    <w:rsid w:val="00952B67"/>
    <w:rsid w:val="00952E4A"/>
    <w:rsid w:val="00952EBA"/>
    <w:rsid w:val="00952FA4"/>
    <w:rsid w:val="0095393F"/>
    <w:rsid w:val="00953BD1"/>
    <w:rsid w:val="00955241"/>
    <w:rsid w:val="00956ECE"/>
    <w:rsid w:val="0095747A"/>
    <w:rsid w:val="009601C7"/>
    <w:rsid w:val="00962709"/>
    <w:rsid w:val="00963186"/>
    <w:rsid w:val="00964E66"/>
    <w:rsid w:val="00970A5C"/>
    <w:rsid w:val="00971E95"/>
    <w:rsid w:val="00974117"/>
    <w:rsid w:val="00974E53"/>
    <w:rsid w:val="009758FC"/>
    <w:rsid w:val="00976606"/>
    <w:rsid w:val="00981CED"/>
    <w:rsid w:val="00981E11"/>
    <w:rsid w:val="00985F21"/>
    <w:rsid w:val="0098717D"/>
    <w:rsid w:val="00990500"/>
    <w:rsid w:val="00992960"/>
    <w:rsid w:val="009A05B4"/>
    <w:rsid w:val="009A0D69"/>
    <w:rsid w:val="009A4E85"/>
    <w:rsid w:val="009A5449"/>
    <w:rsid w:val="009A78C4"/>
    <w:rsid w:val="009A7C6B"/>
    <w:rsid w:val="009B0EC7"/>
    <w:rsid w:val="009B152C"/>
    <w:rsid w:val="009B2320"/>
    <w:rsid w:val="009B4D6C"/>
    <w:rsid w:val="009B64F8"/>
    <w:rsid w:val="009C2111"/>
    <w:rsid w:val="009C2811"/>
    <w:rsid w:val="009C2E1C"/>
    <w:rsid w:val="009C3F83"/>
    <w:rsid w:val="009C6031"/>
    <w:rsid w:val="009D0C44"/>
    <w:rsid w:val="009D5EA0"/>
    <w:rsid w:val="009D7EA6"/>
    <w:rsid w:val="009E17AE"/>
    <w:rsid w:val="009E3789"/>
    <w:rsid w:val="009E41F0"/>
    <w:rsid w:val="009E6E6C"/>
    <w:rsid w:val="009F21D0"/>
    <w:rsid w:val="009F4405"/>
    <w:rsid w:val="009F770B"/>
    <w:rsid w:val="00A028C4"/>
    <w:rsid w:val="00A03403"/>
    <w:rsid w:val="00A0354B"/>
    <w:rsid w:val="00A04AA5"/>
    <w:rsid w:val="00A127AE"/>
    <w:rsid w:val="00A1299B"/>
    <w:rsid w:val="00A140DC"/>
    <w:rsid w:val="00A16A77"/>
    <w:rsid w:val="00A2369E"/>
    <w:rsid w:val="00A23911"/>
    <w:rsid w:val="00A24048"/>
    <w:rsid w:val="00A2758E"/>
    <w:rsid w:val="00A2779E"/>
    <w:rsid w:val="00A30ED3"/>
    <w:rsid w:val="00A3103B"/>
    <w:rsid w:val="00A40736"/>
    <w:rsid w:val="00A40C3E"/>
    <w:rsid w:val="00A4396D"/>
    <w:rsid w:val="00A47E0D"/>
    <w:rsid w:val="00A51F81"/>
    <w:rsid w:val="00A5283D"/>
    <w:rsid w:val="00A54147"/>
    <w:rsid w:val="00A54265"/>
    <w:rsid w:val="00A54CBA"/>
    <w:rsid w:val="00A5533E"/>
    <w:rsid w:val="00A557AC"/>
    <w:rsid w:val="00A55CE1"/>
    <w:rsid w:val="00A6074A"/>
    <w:rsid w:val="00A63776"/>
    <w:rsid w:val="00A65ACB"/>
    <w:rsid w:val="00A66B6A"/>
    <w:rsid w:val="00A67633"/>
    <w:rsid w:val="00A70294"/>
    <w:rsid w:val="00A7035F"/>
    <w:rsid w:val="00A72770"/>
    <w:rsid w:val="00A75196"/>
    <w:rsid w:val="00A75F0D"/>
    <w:rsid w:val="00A7628E"/>
    <w:rsid w:val="00A77DDA"/>
    <w:rsid w:val="00A80669"/>
    <w:rsid w:val="00A81686"/>
    <w:rsid w:val="00A82636"/>
    <w:rsid w:val="00A82E5B"/>
    <w:rsid w:val="00A84F7C"/>
    <w:rsid w:val="00A9106F"/>
    <w:rsid w:val="00A92968"/>
    <w:rsid w:val="00AA391C"/>
    <w:rsid w:val="00AA39D6"/>
    <w:rsid w:val="00AB2043"/>
    <w:rsid w:val="00AB325B"/>
    <w:rsid w:val="00AB36C7"/>
    <w:rsid w:val="00AB6D7F"/>
    <w:rsid w:val="00AB7F25"/>
    <w:rsid w:val="00AC15FE"/>
    <w:rsid w:val="00AC217C"/>
    <w:rsid w:val="00AC2BE3"/>
    <w:rsid w:val="00AC5414"/>
    <w:rsid w:val="00AD1BD8"/>
    <w:rsid w:val="00AD3279"/>
    <w:rsid w:val="00AD3FB8"/>
    <w:rsid w:val="00AD4552"/>
    <w:rsid w:val="00AD7CF9"/>
    <w:rsid w:val="00AD7D75"/>
    <w:rsid w:val="00AE1ACD"/>
    <w:rsid w:val="00AE2634"/>
    <w:rsid w:val="00AE4507"/>
    <w:rsid w:val="00AE5089"/>
    <w:rsid w:val="00AE7F7C"/>
    <w:rsid w:val="00AF3B1E"/>
    <w:rsid w:val="00AF44E9"/>
    <w:rsid w:val="00AF59CA"/>
    <w:rsid w:val="00AF61D9"/>
    <w:rsid w:val="00AF6267"/>
    <w:rsid w:val="00AF72F6"/>
    <w:rsid w:val="00B05A62"/>
    <w:rsid w:val="00B06AA9"/>
    <w:rsid w:val="00B07BE4"/>
    <w:rsid w:val="00B101E8"/>
    <w:rsid w:val="00B102C7"/>
    <w:rsid w:val="00B124BD"/>
    <w:rsid w:val="00B162F9"/>
    <w:rsid w:val="00B20031"/>
    <w:rsid w:val="00B20E8C"/>
    <w:rsid w:val="00B23433"/>
    <w:rsid w:val="00B2430D"/>
    <w:rsid w:val="00B24DFC"/>
    <w:rsid w:val="00B26FBF"/>
    <w:rsid w:val="00B27386"/>
    <w:rsid w:val="00B33B47"/>
    <w:rsid w:val="00B3421E"/>
    <w:rsid w:val="00B4087C"/>
    <w:rsid w:val="00B41EE1"/>
    <w:rsid w:val="00B4366C"/>
    <w:rsid w:val="00B444D1"/>
    <w:rsid w:val="00B463EC"/>
    <w:rsid w:val="00B47584"/>
    <w:rsid w:val="00B477E8"/>
    <w:rsid w:val="00B50B5B"/>
    <w:rsid w:val="00B516F0"/>
    <w:rsid w:val="00B51CD4"/>
    <w:rsid w:val="00B520E7"/>
    <w:rsid w:val="00B523C7"/>
    <w:rsid w:val="00B53D82"/>
    <w:rsid w:val="00B5626C"/>
    <w:rsid w:val="00B578C5"/>
    <w:rsid w:val="00B60048"/>
    <w:rsid w:val="00B61A83"/>
    <w:rsid w:val="00B628A1"/>
    <w:rsid w:val="00B62FCC"/>
    <w:rsid w:val="00B63A04"/>
    <w:rsid w:val="00B703CB"/>
    <w:rsid w:val="00B71427"/>
    <w:rsid w:val="00B71B7F"/>
    <w:rsid w:val="00B7341C"/>
    <w:rsid w:val="00B7752E"/>
    <w:rsid w:val="00B7783B"/>
    <w:rsid w:val="00B80620"/>
    <w:rsid w:val="00B80C62"/>
    <w:rsid w:val="00B8158C"/>
    <w:rsid w:val="00B81D8A"/>
    <w:rsid w:val="00B851F3"/>
    <w:rsid w:val="00B93199"/>
    <w:rsid w:val="00B94099"/>
    <w:rsid w:val="00B94957"/>
    <w:rsid w:val="00BA01A9"/>
    <w:rsid w:val="00BA1E98"/>
    <w:rsid w:val="00BB115F"/>
    <w:rsid w:val="00BB2183"/>
    <w:rsid w:val="00BB3CD7"/>
    <w:rsid w:val="00BB42F9"/>
    <w:rsid w:val="00BB5635"/>
    <w:rsid w:val="00BB6A31"/>
    <w:rsid w:val="00BB6E67"/>
    <w:rsid w:val="00BC3F36"/>
    <w:rsid w:val="00BC5F62"/>
    <w:rsid w:val="00BC7CC9"/>
    <w:rsid w:val="00BD49E5"/>
    <w:rsid w:val="00BD5230"/>
    <w:rsid w:val="00BD6103"/>
    <w:rsid w:val="00BD6449"/>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17B3B"/>
    <w:rsid w:val="00C17C88"/>
    <w:rsid w:val="00C212E8"/>
    <w:rsid w:val="00C214D1"/>
    <w:rsid w:val="00C215DB"/>
    <w:rsid w:val="00C21ACE"/>
    <w:rsid w:val="00C2462A"/>
    <w:rsid w:val="00C27E3E"/>
    <w:rsid w:val="00C30925"/>
    <w:rsid w:val="00C32F22"/>
    <w:rsid w:val="00C33849"/>
    <w:rsid w:val="00C3427D"/>
    <w:rsid w:val="00C3465E"/>
    <w:rsid w:val="00C36894"/>
    <w:rsid w:val="00C372E8"/>
    <w:rsid w:val="00C41065"/>
    <w:rsid w:val="00C41110"/>
    <w:rsid w:val="00C41A61"/>
    <w:rsid w:val="00C4745A"/>
    <w:rsid w:val="00C51765"/>
    <w:rsid w:val="00C525E1"/>
    <w:rsid w:val="00C55701"/>
    <w:rsid w:val="00C6125E"/>
    <w:rsid w:val="00C62117"/>
    <w:rsid w:val="00C623E6"/>
    <w:rsid w:val="00C6259E"/>
    <w:rsid w:val="00C62CBA"/>
    <w:rsid w:val="00C66F04"/>
    <w:rsid w:val="00C67086"/>
    <w:rsid w:val="00C70D9F"/>
    <w:rsid w:val="00C73661"/>
    <w:rsid w:val="00C74328"/>
    <w:rsid w:val="00C75C08"/>
    <w:rsid w:val="00C770FD"/>
    <w:rsid w:val="00C80759"/>
    <w:rsid w:val="00C81AF1"/>
    <w:rsid w:val="00C82DBC"/>
    <w:rsid w:val="00C82E99"/>
    <w:rsid w:val="00C845FD"/>
    <w:rsid w:val="00C84785"/>
    <w:rsid w:val="00C85011"/>
    <w:rsid w:val="00C86A7D"/>
    <w:rsid w:val="00C86D3A"/>
    <w:rsid w:val="00C901D6"/>
    <w:rsid w:val="00C92335"/>
    <w:rsid w:val="00C92CA1"/>
    <w:rsid w:val="00C94C0B"/>
    <w:rsid w:val="00C969A0"/>
    <w:rsid w:val="00C96D3D"/>
    <w:rsid w:val="00C97592"/>
    <w:rsid w:val="00C97BD3"/>
    <w:rsid w:val="00CA1DA4"/>
    <w:rsid w:val="00CA4719"/>
    <w:rsid w:val="00CA4DE1"/>
    <w:rsid w:val="00CA55C5"/>
    <w:rsid w:val="00CA5B21"/>
    <w:rsid w:val="00CA6AA9"/>
    <w:rsid w:val="00CA7F8C"/>
    <w:rsid w:val="00CC0997"/>
    <w:rsid w:val="00CC3421"/>
    <w:rsid w:val="00CD11F2"/>
    <w:rsid w:val="00CE2F62"/>
    <w:rsid w:val="00CE43B9"/>
    <w:rsid w:val="00CF3B27"/>
    <w:rsid w:val="00CF3BC0"/>
    <w:rsid w:val="00CF5725"/>
    <w:rsid w:val="00D03BFB"/>
    <w:rsid w:val="00D1011C"/>
    <w:rsid w:val="00D10F18"/>
    <w:rsid w:val="00D133DA"/>
    <w:rsid w:val="00D16200"/>
    <w:rsid w:val="00D219BB"/>
    <w:rsid w:val="00D2296F"/>
    <w:rsid w:val="00D238A7"/>
    <w:rsid w:val="00D23D3A"/>
    <w:rsid w:val="00D257AF"/>
    <w:rsid w:val="00D278E4"/>
    <w:rsid w:val="00D32B94"/>
    <w:rsid w:val="00D34171"/>
    <w:rsid w:val="00D3627A"/>
    <w:rsid w:val="00D400D9"/>
    <w:rsid w:val="00D42C08"/>
    <w:rsid w:val="00D43C02"/>
    <w:rsid w:val="00D441D3"/>
    <w:rsid w:val="00D4454F"/>
    <w:rsid w:val="00D4457A"/>
    <w:rsid w:val="00D47CEC"/>
    <w:rsid w:val="00D5035E"/>
    <w:rsid w:val="00D54D3A"/>
    <w:rsid w:val="00D5534B"/>
    <w:rsid w:val="00D55771"/>
    <w:rsid w:val="00D6037E"/>
    <w:rsid w:val="00D60DD2"/>
    <w:rsid w:val="00D61098"/>
    <w:rsid w:val="00D62E95"/>
    <w:rsid w:val="00D6322B"/>
    <w:rsid w:val="00D63B7D"/>
    <w:rsid w:val="00D6661A"/>
    <w:rsid w:val="00D67F7F"/>
    <w:rsid w:val="00D743DD"/>
    <w:rsid w:val="00D76F66"/>
    <w:rsid w:val="00D80098"/>
    <w:rsid w:val="00D80E36"/>
    <w:rsid w:val="00D81286"/>
    <w:rsid w:val="00D81D66"/>
    <w:rsid w:val="00D8310B"/>
    <w:rsid w:val="00D8418B"/>
    <w:rsid w:val="00D870E9"/>
    <w:rsid w:val="00D87158"/>
    <w:rsid w:val="00D91699"/>
    <w:rsid w:val="00D92415"/>
    <w:rsid w:val="00D92F0B"/>
    <w:rsid w:val="00D94FB2"/>
    <w:rsid w:val="00D9619C"/>
    <w:rsid w:val="00D9742D"/>
    <w:rsid w:val="00DA292A"/>
    <w:rsid w:val="00DA37BD"/>
    <w:rsid w:val="00DA506C"/>
    <w:rsid w:val="00DA716F"/>
    <w:rsid w:val="00DA7A7A"/>
    <w:rsid w:val="00DB1FA2"/>
    <w:rsid w:val="00DB2020"/>
    <w:rsid w:val="00DB35F9"/>
    <w:rsid w:val="00DB3A1A"/>
    <w:rsid w:val="00DB6AA8"/>
    <w:rsid w:val="00DB73F2"/>
    <w:rsid w:val="00DC56E7"/>
    <w:rsid w:val="00DC5883"/>
    <w:rsid w:val="00DD0501"/>
    <w:rsid w:val="00DD0EA3"/>
    <w:rsid w:val="00DD10B0"/>
    <w:rsid w:val="00DD3DD4"/>
    <w:rsid w:val="00DD3F23"/>
    <w:rsid w:val="00DD41B5"/>
    <w:rsid w:val="00DD64E5"/>
    <w:rsid w:val="00DE10F4"/>
    <w:rsid w:val="00DE127E"/>
    <w:rsid w:val="00DE43F3"/>
    <w:rsid w:val="00DE5462"/>
    <w:rsid w:val="00DE67B9"/>
    <w:rsid w:val="00DF1F98"/>
    <w:rsid w:val="00DF2B47"/>
    <w:rsid w:val="00DF2F73"/>
    <w:rsid w:val="00DF4C9C"/>
    <w:rsid w:val="00DF5306"/>
    <w:rsid w:val="00E0161D"/>
    <w:rsid w:val="00E023AC"/>
    <w:rsid w:val="00E102B2"/>
    <w:rsid w:val="00E12164"/>
    <w:rsid w:val="00E1243F"/>
    <w:rsid w:val="00E13188"/>
    <w:rsid w:val="00E13630"/>
    <w:rsid w:val="00E167AB"/>
    <w:rsid w:val="00E20786"/>
    <w:rsid w:val="00E20AEE"/>
    <w:rsid w:val="00E20F76"/>
    <w:rsid w:val="00E22411"/>
    <w:rsid w:val="00E23124"/>
    <w:rsid w:val="00E23979"/>
    <w:rsid w:val="00E26EB3"/>
    <w:rsid w:val="00E30767"/>
    <w:rsid w:val="00E34ED7"/>
    <w:rsid w:val="00E3617A"/>
    <w:rsid w:val="00E420B1"/>
    <w:rsid w:val="00E42498"/>
    <w:rsid w:val="00E43941"/>
    <w:rsid w:val="00E45837"/>
    <w:rsid w:val="00E45EBC"/>
    <w:rsid w:val="00E514B3"/>
    <w:rsid w:val="00E52E6B"/>
    <w:rsid w:val="00E53003"/>
    <w:rsid w:val="00E54A2D"/>
    <w:rsid w:val="00E55043"/>
    <w:rsid w:val="00E55184"/>
    <w:rsid w:val="00E56179"/>
    <w:rsid w:val="00E562BD"/>
    <w:rsid w:val="00E56648"/>
    <w:rsid w:val="00E62F7C"/>
    <w:rsid w:val="00E64CA2"/>
    <w:rsid w:val="00E65337"/>
    <w:rsid w:val="00E67634"/>
    <w:rsid w:val="00E677D1"/>
    <w:rsid w:val="00E704DB"/>
    <w:rsid w:val="00E71666"/>
    <w:rsid w:val="00E71BAC"/>
    <w:rsid w:val="00E72E9A"/>
    <w:rsid w:val="00E73466"/>
    <w:rsid w:val="00E758FB"/>
    <w:rsid w:val="00E763E3"/>
    <w:rsid w:val="00E76AD2"/>
    <w:rsid w:val="00E77597"/>
    <w:rsid w:val="00E8333D"/>
    <w:rsid w:val="00E8584F"/>
    <w:rsid w:val="00E96C9A"/>
    <w:rsid w:val="00EA0950"/>
    <w:rsid w:val="00EA0BAF"/>
    <w:rsid w:val="00EA0F01"/>
    <w:rsid w:val="00EA2191"/>
    <w:rsid w:val="00EA29CA"/>
    <w:rsid w:val="00EB1F69"/>
    <w:rsid w:val="00EB7CBA"/>
    <w:rsid w:val="00EC1E35"/>
    <w:rsid w:val="00EC3C98"/>
    <w:rsid w:val="00EC6CCB"/>
    <w:rsid w:val="00ED002A"/>
    <w:rsid w:val="00ED01FC"/>
    <w:rsid w:val="00ED0AD1"/>
    <w:rsid w:val="00ED1E75"/>
    <w:rsid w:val="00ED35A2"/>
    <w:rsid w:val="00ED46B4"/>
    <w:rsid w:val="00ED47CE"/>
    <w:rsid w:val="00ED5BDA"/>
    <w:rsid w:val="00EE1613"/>
    <w:rsid w:val="00EE2CD9"/>
    <w:rsid w:val="00EE3936"/>
    <w:rsid w:val="00EE3945"/>
    <w:rsid w:val="00EE3F1F"/>
    <w:rsid w:val="00EE4E12"/>
    <w:rsid w:val="00EE654F"/>
    <w:rsid w:val="00EE6F2B"/>
    <w:rsid w:val="00EE73E7"/>
    <w:rsid w:val="00EF14A2"/>
    <w:rsid w:val="00EF5E82"/>
    <w:rsid w:val="00F02773"/>
    <w:rsid w:val="00F0352F"/>
    <w:rsid w:val="00F03DFD"/>
    <w:rsid w:val="00F05690"/>
    <w:rsid w:val="00F05ACA"/>
    <w:rsid w:val="00F064F7"/>
    <w:rsid w:val="00F13400"/>
    <w:rsid w:val="00F1559A"/>
    <w:rsid w:val="00F176AD"/>
    <w:rsid w:val="00F206ED"/>
    <w:rsid w:val="00F22FA0"/>
    <w:rsid w:val="00F243D7"/>
    <w:rsid w:val="00F24A5A"/>
    <w:rsid w:val="00F25E74"/>
    <w:rsid w:val="00F26DAA"/>
    <w:rsid w:val="00F33493"/>
    <w:rsid w:val="00F33D2A"/>
    <w:rsid w:val="00F34C03"/>
    <w:rsid w:val="00F419BD"/>
    <w:rsid w:val="00F44154"/>
    <w:rsid w:val="00F44398"/>
    <w:rsid w:val="00F47280"/>
    <w:rsid w:val="00F50565"/>
    <w:rsid w:val="00F530D3"/>
    <w:rsid w:val="00F57010"/>
    <w:rsid w:val="00F579D5"/>
    <w:rsid w:val="00F579E4"/>
    <w:rsid w:val="00F60187"/>
    <w:rsid w:val="00F6107D"/>
    <w:rsid w:val="00F617DE"/>
    <w:rsid w:val="00F63403"/>
    <w:rsid w:val="00F636CA"/>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923B3"/>
    <w:rsid w:val="00F92749"/>
    <w:rsid w:val="00FA4089"/>
    <w:rsid w:val="00FA5994"/>
    <w:rsid w:val="00FA7697"/>
    <w:rsid w:val="00FB17B6"/>
    <w:rsid w:val="00FB1A6C"/>
    <w:rsid w:val="00FB2C0C"/>
    <w:rsid w:val="00FB2C8B"/>
    <w:rsid w:val="00FB6404"/>
    <w:rsid w:val="00FB6BF0"/>
    <w:rsid w:val="00FC1FB7"/>
    <w:rsid w:val="00FC4F27"/>
    <w:rsid w:val="00FC71A3"/>
    <w:rsid w:val="00FD1A31"/>
    <w:rsid w:val="00FD4F5C"/>
    <w:rsid w:val="00FD60CC"/>
    <w:rsid w:val="00FD6608"/>
    <w:rsid w:val="00FE2C07"/>
    <w:rsid w:val="00FF216D"/>
    <w:rsid w:val="00FF2F18"/>
    <w:rsid w:val="00FF4C3F"/>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285983"/>
    <w:pPr>
      <w:spacing w:before="240" w:after="120" w:line="360" w:lineRule="auto"/>
      <w:jc w:val="both"/>
    </w:pPr>
    <w:rPr>
      <w:sz w:val="26"/>
      <w:szCs w:val="24"/>
    </w:rPr>
  </w:style>
  <w:style w:type="paragraph" w:styleId="u1">
    <w:name w:val="heading 1"/>
    <w:basedOn w:val="Binhthng"/>
    <w:next w:val="Binhthng"/>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u2">
    <w:name w:val="heading 2"/>
    <w:basedOn w:val="Binhthng"/>
    <w:next w:val="Binhthng"/>
    <w:qFormat/>
    <w:rsid w:val="00F34C03"/>
    <w:pPr>
      <w:keepNext/>
      <w:numPr>
        <w:ilvl w:val="1"/>
        <w:numId w:val="1"/>
      </w:numPr>
      <w:spacing w:after="240"/>
      <w:outlineLvl w:val="1"/>
    </w:pPr>
    <w:rPr>
      <w:rFonts w:cs="Arial"/>
      <w:b/>
      <w:bCs/>
      <w:iCs/>
      <w:sz w:val="48"/>
      <w:szCs w:val="28"/>
    </w:rPr>
  </w:style>
  <w:style w:type="paragraph" w:styleId="u3">
    <w:name w:val="heading 3"/>
    <w:basedOn w:val="Binhthng"/>
    <w:next w:val="Binhthng"/>
    <w:qFormat/>
    <w:rsid w:val="00F34C03"/>
    <w:pPr>
      <w:keepNext/>
      <w:numPr>
        <w:ilvl w:val="2"/>
        <w:numId w:val="1"/>
      </w:numPr>
      <w:spacing w:after="240"/>
      <w:outlineLvl w:val="2"/>
    </w:pPr>
    <w:rPr>
      <w:rFonts w:cs="Arial"/>
      <w:b/>
      <w:bCs/>
      <w:sz w:val="36"/>
      <w:szCs w:val="26"/>
    </w:rPr>
  </w:style>
  <w:style w:type="paragraph" w:styleId="u4">
    <w:name w:val="heading 4"/>
    <w:basedOn w:val="Binhthng"/>
    <w:next w:val="Binhthng"/>
    <w:qFormat/>
    <w:rsid w:val="00F34C03"/>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F34C03"/>
    <w:pPr>
      <w:numPr>
        <w:ilvl w:val="6"/>
        <w:numId w:val="1"/>
      </w:numPr>
      <w:spacing w:after="60"/>
      <w:outlineLvl w:val="6"/>
    </w:pPr>
    <w:rPr>
      <w:b/>
      <w:sz w:val="48"/>
    </w:rPr>
  </w:style>
  <w:style w:type="paragraph" w:styleId="u8">
    <w:name w:val="heading 8"/>
    <w:aliases w:val="Phụ lục cấp 2"/>
    <w:basedOn w:val="Binhthng"/>
    <w:next w:val="Binhthng"/>
    <w:qFormat/>
    <w:rsid w:val="00F34C03"/>
    <w:pPr>
      <w:numPr>
        <w:ilvl w:val="7"/>
        <w:numId w:val="1"/>
      </w:numPr>
      <w:spacing w:after="60"/>
      <w:outlineLvl w:val="7"/>
    </w:pPr>
    <w:rPr>
      <w:b/>
      <w:iCs/>
      <w:sz w:val="36"/>
    </w:rPr>
  </w:style>
  <w:style w:type="paragraph" w:styleId="u9">
    <w:name w:val="heading 9"/>
    <w:basedOn w:val="Binhthng"/>
    <w:next w:val="Binhthng"/>
    <w:rsid w:val="00F34C03"/>
    <w:pPr>
      <w:numPr>
        <w:ilvl w:val="8"/>
        <w:numId w:val="1"/>
      </w:numPr>
      <w:spacing w:after="60"/>
      <w:outlineLvl w:val="8"/>
    </w:pPr>
    <w:rPr>
      <w:rFonts w:cs="Arial"/>
      <w:sz w:val="24"/>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4D6985"/>
    <w:pPr>
      <w:tabs>
        <w:tab w:val="right" w:leader="dot" w:pos="8771"/>
      </w:tabs>
      <w:spacing w:before="360" w:after="360"/>
    </w:pPr>
    <w:rPr>
      <w:b/>
      <w:sz w:val="40"/>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 w:val="24"/>
      <w:szCs w:val="20"/>
    </w:rPr>
  </w:style>
  <w:style w:type="paragraph" w:styleId="Mucluc2">
    <w:name w:val="toc 2"/>
    <w:basedOn w:val="Binhthng"/>
    <w:next w:val="Binhthng"/>
    <w:autoRedefine/>
    <w:uiPriority w:val="39"/>
    <w:rsid w:val="00DD10B0"/>
    <w:pPr>
      <w:spacing w:before="200" w:after="200"/>
      <w:ind w:left="567"/>
    </w:pPr>
    <w:rPr>
      <w:b/>
      <w:sz w:val="32"/>
    </w:rPr>
  </w:style>
  <w:style w:type="paragraph" w:styleId="Mucluc3">
    <w:name w:val="toc 3"/>
    <w:basedOn w:val="Binhthng"/>
    <w:next w:val="Binhthng"/>
    <w:autoRedefine/>
    <w:uiPriority w:val="39"/>
    <w:rsid w:val="009E6E6C"/>
    <w:pPr>
      <w:ind w:left="1134"/>
    </w:pPr>
    <w:rPr>
      <w:sz w:val="28"/>
    </w:rPr>
  </w:style>
  <w:style w:type="character" w:styleId="cpChagiiquyt">
    <w:name w:val="Unresolved Mention"/>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table" w:customStyle="1" w:styleId="LiBang1">
    <w:name w:val="Lưới Bảng1"/>
    <w:basedOn w:val="BangThngthng"/>
    <w:next w:val="LiBang"/>
    <w:uiPriority w:val="59"/>
    <w:rsid w:val="00D94FB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59"/>
    <w:rsid w:val="00BD6103"/>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BangThngthng"/>
    <w:next w:val="LiBang"/>
    <w:uiPriority w:val="59"/>
    <w:rsid w:val="004875B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4">
    <w:name w:val="Lưới Bảng4"/>
    <w:basedOn w:val="BangThngthng"/>
    <w:next w:val="LiBang"/>
    <w:uiPriority w:val="59"/>
    <w:rsid w:val="00663B1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5">
    <w:name w:val="Lưới Bảng5"/>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6">
    <w:name w:val="Lưới Bảng6"/>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7">
    <w:name w:val="Lưới Bảng7"/>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8">
    <w:name w:val="Lưới Bảng8"/>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1">
    <w:name w:val="Plain Table 1"/>
    <w:basedOn w:val="BangThngthng"/>
    <w:uiPriority w:val="41"/>
    <w:rsid w:val="0029618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2.emf"/><Relationship Id="rId41" Type="http://schemas.openxmlformats.org/officeDocument/2006/relationships/image" Target="media/image23.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5.vsdx"/><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3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E60F9-0237-4DE6-B83B-18182BC09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79</Pages>
  <Words>13861</Words>
  <Characters>56489</Characters>
  <Application>Microsoft Office Word</Application>
  <DocSecurity>0</DocSecurity>
  <Lines>470</Lines>
  <Paragraphs>140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Hiếu Hoàng</cp:lastModifiedBy>
  <cp:revision>2</cp:revision>
  <dcterms:created xsi:type="dcterms:W3CDTF">2018-05-20T22:20:00Z</dcterms:created>
  <dcterms:modified xsi:type="dcterms:W3CDTF">2018-05-20T22:20:00Z</dcterms:modified>
</cp:coreProperties>
</file>